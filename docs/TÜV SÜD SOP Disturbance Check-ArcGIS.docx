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Calibri" w:hAnsi="Calibri" w:cs="Times New Roman"/>
          <w:b w:val="0"/>
          <w:bCs w:val="0"/>
          <w:caps w:val="0"/>
          <w:sz w:val="22"/>
          <w:szCs w:val="22"/>
        </w:rPr>
        <w:id w:val="755096477"/>
        <w:docPartObj>
          <w:docPartGallery w:val="Table of Contents"/>
          <w:docPartUnique/>
        </w:docPartObj>
      </w:sdtPr>
      <w:sdtEndPr>
        <w:rPr>
          <w:rFonts w:asciiTheme="minorHAnsi" w:hAnsiTheme="minorHAnsi" w:cstheme="minorHAnsi"/>
          <w:b/>
          <w:bCs/>
          <w:caps/>
          <w:noProof/>
          <w:sz w:val="20"/>
          <w:szCs w:val="20"/>
        </w:rPr>
      </w:sdtEndPr>
      <w:sdtContent>
        <w:p w14:paraId="2E6E3B22" w14:textId="3C30B3C5" w:rsidR="00405DD1" w:rsidRDefault="008078CC">
          <w:pPr>
            <w:pStyle w:val="TOC1"/>
            <w:tabs>
              <w:tab w:val="right" w:leader="dot" w:pos="10457"/>
            </w:tabs>
            <w:rPr>
              <w:rFonts w:eastAsiaTheme="minorEastAsia" w:cstheme="minorBidi"/>
              <w:b w:val="0"/>
              <w:bCs w:val="0"/>
              <w:caps w:val="0"/>
              <w:noProof/>
              <w:kern w:val="2"/>
              <w:sz w:val="24"/>
              <w:szCs w:val="24"/>
              <w:lang w:val="en-CA"/>
              <w14:ligatures w14:val="standardContextual"/>
            </w:rPr>
          </w:pPr>
          <w:r>
            <w:rPr>
              <w:caps w:val="0"/>
            </w:rPr>
            <w:fldChar w:fldCharType="begin"/>
          </w:r>
          <w:r>
            <w:rPr>
              <w:caps w:val="0"/>
            </w:rPr>
            <w:instrText xml:space="preserve"> TOC \o "1-1" \h \z \u </w:instrText>
          </w:r>
          <w:r>
            <w:rPr>
              <w:caps w:val="0"/>
            </w:rPr>
            <w:fldChar w:fldCharType="separate"/>
          </w:r>
          <w:hyperlink w:anchor="_Toc235038929" w:history="1">
            <w:r w:rsidR="00405DD1" w:rsidRPr="00837088">
              <w:rPr>
                <w:rStyle w:val="Hyperlink"/>
                <w:noProof/>
              </w:rPr>
              <w:t>Scope</w:t>
            </w:r>
            <w:r w:rsidR="00405DD1">
              <w:rPr>
                <w:noProof/>
                <w:webHidden/>
              </w:rPr>
              <w:tab/>
            </w:r>
            <w:r w:rsidR="00405DD1">
              <w:rPr>
                <w:noProof/>
                <w:webHidden/>
              </w:rPr>
              <w:fldChar w:fldCharType="begin"/>
            </w:r>
            <w:r w:rsidR="00405DD1">
              <w:rPr>
                <w:noProof/>
                <w:webHidden/>
              </w:rPr>
              <w:instrText xml:space="preserve"> PAGEREF _Toc235038929 \h </w:instrText>
            </w:r>
            <w:r w:rsidR="00405DD1">
              <w:rPr>
                <w:noProof/>
                <w:webHidden/>
              </w:rPr>
            </w:r>
            <w:r w:rsidR="00405DD1">
              <w:rPr>
                <w:noProof/>
                <w:webHidden/>
              </w:rPr>
              <w:fldChar w:fldCharType="separate"/>
            </w:r>
            <w:r w:rsidR="00405DD1">
              <w:rPr>
                <w:noProof/>
                <w:webHidden/>
              </w:rPr>
              <w:t>2</w:t>
            </w:r>
            <w:r w:rsidR="00405DD1">
              <w:rPr>
                <w:noProof/>
                <w:webHidden/>
              </w:rPr>
              <w:fldChar w:fldCharType="end"/>
            </w:r>
          </w:hyperlink>
        </w:p>
        <w:p w14:paraId="55DF53B4" w14:textId="059A057E" w:rsidR="00405DD1" w:rsidRDefault="00405DD1">
          <w:pPr>
            <w:pStyle w:val="TOC1"/>
            <w:tabs>
              <w:tab w:val="right" w:leader="dot" w:pos="10457"/>
            </w:tabs>
            <w:rPr>
              <w:rFonts w:eastAsiaTheme="minorEastAsia" w:cstheme="minorBidi"/>
              <w:b w:val="0"/>
              <w:bCs w:val="0"/>
              <w:caps w:val="0"/>
              <w:noProof/>
              <w:kern w:val="2"/>
              <w:sz w:val="24"/>
              <w:szCs w:val="24"/>
              <w:lang w:val="en-CA"/>
              <w14:ligatures w14:val="standardContextual"/>
            </w:rPr>
          </w:pPr>
          <w:hyperlink w:anchor="_Toc235038930" w:history="1">
            <w:r w:rsidRPr="00837088">
              <w:rPr>
                <w:rStyle w:val="Hyperlink"/>
                <w:noProof/>
              </w:rPr>
              <w:t>Step 1. Workstation setup</w:t>
            </w:r>
            <w:r>
              <w:rPr>
                <w:noProof/>
                <w:webHidden/>
              </w:rPr>
              <w:tab/>
            </w:r>
            <w:r>
              <w:rPr>
                <w:noProof/>
                <w:webHidden/>
              </w:rPr>
              <w:fldChar w:fldCharType="begin"/>
            </w:r>
            <w:r>
              <w:rPr>
                <w:noProof/>
                <w:webHidden/>
              </w:rPr>
              <w:instrText xml:space="preserve"> PAGEREF _Toc235038930 \h </w:instrText>
            </w:r>
            <w:r>
              <w:rPr>
                <w:noProof/>
                <w:webHidden/>
              </w:rPr>
            </w:r>
            <w:r>
              <w:rPr>
                <w:noProof/>
                <w:webHidden/>
              </w:rPr>
              <w:fldChar w:fldCharType="separate"/>
            </w:r>
            <w:r>
              <w:rPr>
                <w:noProof/>
                <w:webHidden/>
              </w:rPr>
              <w:t>2</w:t>
            </w:r>
            <w:r>
              <w:rPr>
                <w:noProof/>
                <w:webHidden/>
              </w:rPr>
              <w:fldChar w:fldCharType="end"/>
            </w:r>
          </w:hyperlink>
        </w:p>
        <w:p w14:paraId="739AFDC0" w14:textId="7E12A27C" w:rsidR="00405DD1" w:rsidRDefault="00405DD1">
          <w:pPr>
            <w:pStyle w:val="TOC1"/>
            <w:tabs>
              <w:tab w:val="right" w:leader="dot" w:pos="10457"/>
            </w:tabs>
            <w:rPr>
              <w:rFonts w:eastAsiaTheme="minorEastAsia" w:cstheme="minorBidi"/>
              <w:b w:val="0"/>
              <w:bCs w:val="0"/>
              <w:caps w:val="0"/>
              <w:noProof/>
              <w:kern w:val="2"/>
              <w:sz w:val="24"/>
              <w:szCs w:val="24"/>
              <w:lang w:val="en-CA"/>
              <w14:ligatures w14:val="standardContextual"/>
            </w:rPr>
          </w:pPr>
          <w:hyperlink w:anchor="_Toc235038931" w:history="1">
            <w:r w:rsidRPr="00837088">
              <w:rPr>
                <w:rStyle w:val="Hyperlink"/>
                <w:noProof/>
              </w:rPr>
              <w:t>Step 2. Earth Engine authentication</w:t>
            </w:r>
            <w:r>
              <w:rPr>
                <w:noProof/>
                <w:webHidden/>
              </w:rPr>
              <w:tab/>
            </w:r>
            <w:r>
              <w:rPr>
                <w:noProof/>
                <w:webHidden/>
              </w:rPr>
              <w:fldChar w:fldCharType="begin"/>
            </w:r>
            <w:r>
              <w:rPr>
                <w:noProof/>
                <w:webHidden/>
              </w:rPr>
              <w:instrText xml:space="preserve"> PAGEREF _Toc235038931 \h </w:instrText>
            </w:r>
            <w:r>
              <w:rPr>
                <w:noProof/>
                <w:webHidden/>
              </w:rPr>
            </w:r>
            <w:r>
              <w:rPr>
                <w:noProof/>
                <w:webHidden/>
              </w:rPr>
              <w:fldChar w:fldCharType="separate"/>
            </w:r>
            <w:r>
              <w:rPr>
                <w:noProof/>
                <w:webHidden/>
              </w:rPr>
              <w:t>2</w:t>
            </w:r>
            <w:r>
              <w:rPr>
                <w:noProof/>
                <w:webHidden/>
              </w:rPr>
              <w:fldChar w:fldCharType="end"/>
            </w:r>
          </w:hyperlink>
        </w:p>
        <w:p w14:paraId="1C059508" w14:textId="41FFC65A" w:rsidR="00405DD1" w:rsidRDefault="00405DD1">
          <w:pPr>
            <w:pStyle w:val="TOC1"/>
            <w:tabs>
              <w:tab w:val="right" w:leader="dot" w:pos="10457"/>
            </w:tabs>
            <w:rPr>
              <w:rFonts w:eastAsiaTheme="minorEastAsia" w:cstheme="minorBidi"/>
              <w:b w:val="0"/>
              <w:bCs w:val="0"/>
              <w:caps w:val="0"/>
              <w:noProof/>
              <w:kern w:val="2"/>
              <w:sz w:val="24"/>
              <w:szCs w:val="24"/>
              <w:lang w:val="en-CA"/>
              <w14:ligatures w14:val="standardContextual"/>
            </w:rPr>
          </w:pPr>
          <w:hyperlink w:anchor="_Toc235038932" w:history="1">
            <w:r w:rsidRPr="00837088">
              <w:rPr>
                <w:rStyle w:val="Hyperlink"/>
                <w:noProof/>
              </w:rPr>
              <w:t>Step 3. Configure the script</w:t>
            </w:r>
            <w:r>
              <w:rPr>
                <w:noProof/>
                <w:webHidden/>
              </w:rPr>
              <w:tab/>
            </w:r>
            <w:r>
              <w:rPr>
                <w:noProof/>
                <w:webHidden/>
              </w:rPr>
              <w:fldChar w:fldCharType="begin"/>
            </w:r>
            <w:r>
              <w:rPr>
                <w:noProof/>
                <w:webHidden/>
              </w:rPr>
              <w:instrText xml:space="preserve"> PAGEREF _Toc235038932 \h </w:instrText>
            </w:r>
            <w:r>
              <w:rPr>
                <w:noProof/>
                <w:webHidden/>
              </w:rPr>
            </w:r>
            <w:r>
              <w:rPr>
                <w:noProof/>
                <w:webHidden/>
              </w:rPr>
              <w:fldChar w:fldCharType="separate"/>
            </w:r>
            <w:r>
              <w:rPr>
                <w:noProof/>
                <w:webHidden/>
              </w:rPr>
              <w:t>3</w:t>
            </w:r>
            <w:r>
              <w:rPr>
                <w:noProof/>
                <w:webHidden/>
              </w:rPr>
              <w:fldChar w:fldCharType="end"/>
            </w:r>
          </w:hyperlink>
        </w:p>
        <w:p w14:paraId="1D330523" w14:textId="3D0132BF" w:rsidR="00405DD1" w:rsidRDefault="00405DD1">
          <w:pPr>
            <w:pStyle w:val="TOC1"/>
            <w:tabs>
              <w:tab w:val="right" w:leader="dot" w:pos="10457"/>
            </w:tabs>
            <w:rPr>
              <w:rFonts w:eastAsiaTheme="minorEastAsia" w:cstheme="minorBidi"/>
              <w:b w:val="0"/>
              <w:bCs w:val="0"/>
              <w:caps w:val="0"/>
              <w:noProof/>
              <w:kern w:val="2"/>
              <w:sz w:val="24"/>
              <w:szCs w:val="24"/>
              <w:lang w:val="en-CA"/>
              <w14:ligatures w14:val="standardContextual"/>
            </w:rPr>
          </w:pPr>
          <w:hyperlink w:anchor="_Toc235038933" w:history="1">
            <w:r w:rsidRPr="00837088">
              <w:rPr>
                <w:rStyle w:val="Hyperlink"/>
                <w:noProof/>
              </w:rPr>
              <w:t>Step 4. Composite construction</w:t>
            </w:r>
            <w:r>
              <w:rPr>
                <w:noProof/>
                <w:webHidden/>
              </w:rPr>
              <w:tab/>
            </w:r>
            <w:r>
              <w:rPr>
                <w:noProof/>
                <w:webHidden/>
              </w:rPr>
              <w:fldChar w:fldCharType="begin"/>
            </w:r>
            <w:r>
              <w:rPr>
                <w:noProof/>
                <w:webHidden/>
              </w:rPr>
              <w:instrText xml:space="preserve"> PAGEREF _Toc235038933 \h </w:instrText>
            </w:r>
            <w:r>
              <w:rPr>
                <w:noProof/>
                <w:webHidden/>
              </w:rPr>
            </w:r>
            <w:r>
              <w:rPr>
                <w:noProof/>
                <w:webHidden/>
              </w:rPr>
              <w:fldChar w:fldCharType="separate"/>
            </w:r>
            <w:r>
              <w:rPr>
                <w:noProof/>
                <w:webHidden/>
              </w:rPr>
              <w:t>4</w:t>
            </w:r>
            <w:r>
              <w:rPr>
                <w:noProof/>
                <w:webHidden/>
              </w:rPr>
              <w:fldChar w:fldCharType="end"/>
            </w:r>
          </w:hyperlink>
        </w:p>
        <w:p w14:paraId="4958D027" w14:textId="3378C1F7" w:rsidR="00405DD1" w:rsidRDefault="00405DD1">
          <w:pPr>
            <w:pStyle w:val="TOC1"/>
            <w:tabs>
              <w:tab w:val="right" w:leader="dot" w:pos="10457"/>
            </w:tabs>
            <w:rPr>
              <w:rFonts w:eastAsiaTheme="minorEastAsia" w:cstheme="minorBidi"/>
              <w:b w:val="0"/>
              <w:bCs w:val="0"/>
              <w:caps w:val="0"/>
              <w:noProof/>
              <w:kern w:val="2"/>
              <w:sz w:val="24"/>
              <w:szCs w:val="24"/>
              <w:lang w:val="en-CA"/>
              <w14:ligatures w14:val="standardContextual"/>
            </w:rPr>
          </w:pPr>
          <w:hyperlink w:anchor="_Toc235038934" w:history="1">
            <w:r w:rsidRPr="00837088">
              <w:rPr>
                <w:rStyle w:val="Hyperlink"/>
                <w:noProof/>
              </w:rPr>
              <w:t>Step 5. Indices and deltas</w:t>
            </w:r>
            <w:r>
              <w:rPr>
                <w:noProof/>
                <w:webHidden/>
              </w:rPr>
              <w:tab/>
            </w:r>
            <w:r>
              <w:rPr>
                <w:noProof/>
                <w:webHidden/>
              </w:rPr>
              <w:fldChar w:fldCharType="begin"/>
            </w:r>
            <w:r>
              <w:rPr>
                <w:noProof/>
                <w:webHidden/>
              </w:rPr>
              <w:instrText xml:space="preserve"> PAGEREF _Toc235038934 \h </w:instrText>
            </w:r>
            <w:r>
              <w:rPr>
                <w:noProof/>
                <w:webHidden/>
              </w:rPr>
            </w:r>
            <w:r>
              <w:rPr>
                <w:noProof/>
                <w:webHidden/>
              </w:rPr>
              <w:fldChar w:fldCharType="separate"/>
            </w:r>
            <w:r>
              <w:rPr>
                <w:noProof/>
                <w:webHidden/>
              </w:rPr>
              <w:t>4</w:t>
            </w:r>
            <w:r>
              <w:rPr>
                <w:noProof/>
                <w:webHidden/>
              </w:rPr>
              <w:fldChar w:fldCharType="end"/>
            </w:r>
          </w:hyperlink>
        </w:p>
        <w:p w14:paraId="6F364A19" w14:textId="6EE52C8A" w:rsidR="00405DD1" w:rsidRDefault="00405DD1">
          <w:pPr>
            <w:pStyle w:val="TOC1"/>
            <w:tabs>
              <w:tab w:val="right" w:leader="dot" w:pos="10457"/>
            </w:tabs>
            <w:rPr>
              <w:rFonts w:eastAsiaTheme="minorEastAsia" w:cstheme="minorBidi"/>
              <w:b w:val="0"/>
              <w:bCs w:val="0"/>
              <w:caps w:val="0"/>
              <w:noProof/>
              <w:kern w:val="2"/>
              <w:sz w:val="24"/>
              <w:szCs w:val="24"/>
              <w:lang w:val="en-CA"/>
              <w14:ligatures w14:val="standardContextual"/>
            </w:rPr>
          </w:pPr>
          <w:hyperlink w:anchor="_Toc235038935" w:history="1">
            <w:r w:rsidRPr="00837088">
              <w:rPr>
                <w:rStyle w:val="Hyperlink"/>
                <w:noProof/>
              </w:rPr>
              <w:t>Step 6. Histogram-driven thresholding</w:t>
            </w:r>
            <w:r>
              <w:rPr>
                <w:noProof/>
                <w:webHidden/>
              </w:rPr>
              <w:tab/>
            </w:r>
            <w:r>
              <w:rPr>
                <w:noProof/>
                <w:webHidden/>
              </w:rPr>
              <w:fldChar w:fldCharType="begin"/>
            </w:r>
            <w:r>
              <w:rPr>
                <w:noProof/>
                <w:webHidden/>
              </w:rPr>
              <w:instrText xml:space="preserve"> PAGEREF _Toc235038935 \h </w:instrText>
            </w:r>
            <w:r>
              <w:rPr>
                <w:noProof/>
                <w:webHidden/>
              </w:rPr>
            </w:r>
            <w:r>
              <w:rPr>
                <w:noProof/>
                <w:webHidden/>
              </w:rPr>
              <w:fldChar w:fldCharType="separate"/>
            </w:r>
            <w:r>
              <w:rPr>
                <w:noProof/>
                <w:webHidden/>
              </w:rPr>
              <w:t>4</w:t>
            </w:r>
            <w:r>
              <w:rPr>
                <w:noProof/>
                <w:webHidden/>
              </w:rPr>
              <w:fldChar w:fldCharType="end"/>
            </w:r>
          </w:hyperlink>
        </w:p>
        <w:p w14:paraId="10C58A6F" w14:textId="0E02B214" w:rsidR="00405DD1" w:rsidRDefault="00405DD1">
          <w:pPr>
            <w:pStyle w:val="TOC1"/>
            <w:tabs>
              <w:tab w:val="right" w:leader="dot" w:pos="10457"/>
            </w:tabs>
            <w:rPr>
              <w:rFonts w:eastAsiaTheme="minorEastAsia" w:cstheme="minorBidi"/>
              <w:b w:val="0"/>
              <w:bCs w:val="0"/>
              <w:caps w:val="0"/>
              <w:noProof/>
              <w:kern w:val="2"/>
              <w:sz w:val="24"/>
              <w:szCs w:val="24"/>
              <w:lang w:val="en-CA"/>
              <w14:ligatures w14:val="standardContextual"/>
            </w:rPr>
          </w:pPr>
          <w:hyperlink w:anchor="_Toc235038936" w:history="1">
            <w:r w:rsidRPr="00837088">
              <w:rPr>
                <w:rStyle w:val="Hyperlink"/>
                <w:noProof/>
              </w:rPr>
              <w:t>Step 7. Classification and rendering</w:t>
            </w:r>
            <w:r>
              <w:rPr>
                <w:noProof/>
                <w:webHidden/>
              </w:rPr>
              <w:tab/>
            </w:r>
            <w:r>
              <w:rPr>
                <w:noProof/>
                <w:webHidden/>
              </w:rPr>
              <w:fldChar w:fldCharType="begin"/>
            </w:r>
            <w:r>
              <w:rPr>
                <w:noProof/>
                <w:webHidden/>
              </w:rPr>
              <w:instrText xml:space="preserve"> PAGEREF _Toc235038936 \h </w:instrText>
            </w:r>
            <w:r>
              <w:rPr>
                <w:noProof/>
                <w:webHidden/>
              </w:rPr>
            </w:r>
            <w:r>
              <w:rPr>
                <w:noProof/>
                <w:webHidden/>
              </w:rPr>
              <w:fldChar w:fldCharType="separate"/>
            </w:r>
            <w:r>
              <w:rPr>
                <w:noProof/>
                <w:webHidden/>
              </w:rPr>
              <w:t>5</w:t>
            </w:r>
            <w:r>
              <w:rPr>
                <w:noProof/>
                <w:webHidden/>
              </w:rPr>
              <w:fldChar w:fldCharType="end"/>
            </w:r>
          </w:hyperlink>
        </w:p>
        <w:p w14:paraId="055C86A4" w14:textId="105210E1" w:rsidR="00405DD1" w:rsidRDefault="00405DD1">
          <w:pPr>
            <w:pStyle w:val="TOC1"/>
            <w:tabs>
              <w:tab w:val="right" w:leader="dot" w:pos="10457"/>
            </w:tabs>
            <w:rPr>
              <w:rFonts w:eastAsiaTheme="minorEastAsia" w:cstheme="minorBidi"/>
              <w:b w:val="0"/>
              <w:bCs w:val="0"/>
              <w:caps w:val="0"/>
              <w:noProof/>
              <w:kern w:val="2"/>
              <w:sz w:val="24"/>
              <w:szCs w:val="24"/>
              <w:lang w:val="en-CA"/>
              <w14:ligatures w14:val="standardContextual"/>
            </w:rPr>
          </w:pPr>
          <w:hyperlink w:anchor="_Toc235038937" w:history="1">
            <w:r w:rsidRPr="00837088">
              <w:rPr>
                <w:rStyle w:val="Hyperlink"/>
                <w:noProof/>
              </w:rPr>
              <w:t>Step 8. Multi-period stack</w:t>
            </w:r>
            <w:r>
              <w:rPr>
                <w:noProof/>
                <w:webHidden/>
              </w:rPr>
              <w:tab/>
            </w:r>
            <w:r>
              <w:rPr>
                <w:noProof/>
                <w:webHidden/>
              </w:rPr>
              <w:fldChar w:fldCharType="begin"/>
            </w:r>
            <w:r>
              <w:rPr>
                <w:noProof/>
                <w:webHidden/>
              </w:rPr>
              <w:instrText xml:space="preserve"> PAGEREF _Toc235038937 \h </w:instrText>
            </w:r>
            <w:r>
              <w:rPr>
                <w:noProof/>
                <w:webHidden/>
              </w:rPr>
            </w:r>
            <w:r>
              <w:rPr>
                <w:noProof/>
                <w:webHidden/>
              </w:rPr>
              <w:fldChar w:fldCharType="separate"/>
            </w:r>
            <w:r>
              <w:rPr>
                <w:noProof/>
                <w:webHidden/>
              </w:rPr>
              <w:t>5</w:t>
            </w:r>
            <w:r>
              <w:rPr>
                <w:noProof/>
                <w:webHidden/>
              </w:rPr>
              <w:fldChar w:fldCharType="end"/>
            </w:r>
          </w:hyperlink>
        </w:p>
        <w:p w14:paraId="49A5EB8A" w14:textId="35F59470" w:rsidR="00405DD1" w:rsidRDefault="00405DD1">
          <w:pPr>
            <w:pStyle w:val="TOC1"/>
            <w:tabs>
              <w:tab w:val="right" w:leader="dot" w:pos="10457"/>
            </w:tabs>
            <w:rPr>
              <w:rFonts w:eastAsiaTheme="minorEastAsia" w:cstheme="minorBidi"/>
              <w:b w:val="0"/>
              <w:bCs w:val="0"/>
              <w:caps w:val="0"/>
              <w:noProof/>
              <w:kern w:val="2"/>
              <w:sz w:val="24"/>
              <w:szCs w:val="24"/>
              <w:lang w:val="en-CA"/>
              <w14:ligatures w14:val="standardContextual"/>
            </w:rPr>
          </w:pPr>
          <w:hyperlink w:anchor="_Toc235038938" w:history="1">
            <w:r w:rsidRPr="00837088">
              <w:rPr>
                <w:rStyle w:val="Hyperlink"/>
                <w:noProof/>
              </w:rPr>
              <w:t>Step 9. Export and persistence</w:t>
            </w:r>
            <w:r>
              <w:rPr>
                <w:noProof/>
                <w:webHidden/>
              </w:rPr>
              <w:tab/>
            </w:r>
            <w:r>
              <w:rPr>
                <w:noProof/>
                <w:webHidden/>
              </w:rPr>
              <w:fldChar w:fldCharType="begin"/>
            </w:r>
            <w:r>
              <w:rPr>
                <w:noProof/>
                <w:webHidden/>
              </w:rPr>
              <w:instrText xml:space="preserve"> PAGEREF _Toc235038938 \h </w:instrText>
            </w:r>
            <w:r>
              <w:rPr>
                <w:noProof/>
                <w:webHidden/>
              </w:rPr>
            </w:r>
            <w:r>
              <w:rPr>
                <w:noProof/>
                <w:webHidden/>
              </w:rPr>
              <w:fldChar w:fldCharType="separate"/>
            </w:r>
            <w:r>
              <w:rPr>
                <w:noProof/>
                <w:webHidden/>
              </w:rPr>
              <w:t>5</w:t>
            </w:r>
            <w:r>
              <w:rPr>
                <w:noProof/>
                <w:webHidden/>
              </w:rPr>
              <w:fldChar w:fldCharType="end"/>
            </w:r>
          </w:hyperlink>
        </w:p>
        <w:p w14:paraId="7D49DC2E" w14:textId="70291BB1" w:rsidR="00405DD1" w:rsidRDefault="00405DD1">
          <w:pPr>
            <w:pStyle w:val="TOC1"/>
            <w:tabs>
              <w:tab w:val="right" w:leader="dot" w:pos="10457"/>
            </w:tabs>
            <w:rPr>
              <w:rFonts w:eastAsiaTheme="minorEastAsia" w:cstheme="minorBidi"/>
              <w:b w:val="0"/>
              <w:bCs w:val="0"/>
              <w:caps w:val="0"/>
              <w:noProof/>
              <w:kern w:val="2"/>
              <w:sz w:val="24"/>
              <w:szCs w:val="24"/>
              <w:lang w:val="en-CA"/>
              <w14:ligatures w14:val="standardContextual"/>
            </w:rPr>
          </w:pPr>
          <w:hyperlink w:anchor="_Toc235038939" w:history="1">
            <w:r w:rsidRPr="00837088">
              <w:rPr>
                <w:rStyle w:val="Hyperlink"/>
                <w:noProof/>
              </w:rPr>
              <w:t>Operational tips</w:t>
            </w:r>
            <w:r>
              <w:rPr>
                <w:noProof/>
                <w:webHidden/>
              </w:rPr>
              <w:tab/>
            </w:r>
            <w:r>
              <w:rPr>
                <w:noProof/>
                <w:webHidden/>
              </w:rPr>
              <w:fldChar w:fldCharType="begin"/>
            </w:r>
            <w:r>
              <w:rPr>
                <w:noProof/>
                <w:webHidden/>
              </w:rPr>
              <w:instrText xml:space="preserve"> PAGEREF _Toc235038939 \h </w:instrText>
            </w:r>
            <w:r>
              <w:rPr>
                <w:noProof/>
                <w:webHidden/>
              </w:rPr>
            </w:r>
            <w:r>
              <w:rPr>
                <w:noProof/>
                <w:webHidden/>
              </w:rPr>
              <w:fldChar w:fldCharType="separate"/>
            </w:r>
            <w:r>
              <w:rPr>
                <w:noProof/>
                <w:webHidden/>
              </w:rPr>
              <w:t>6</w:t>
            </w:r>
            <w:r>
              <w:rPr>
                <w:noProof/>
                <w:webHidden/>
              </w:rPr>
              <w:fldChar w:fldCharType="end"/>
            </w:r>
          </w:hyperlink>
        </w:p>
        <w:p w14:paraId="1590C2C1" w14:textId="6105D088" w:rsidR="00405DD1" w:rsidRDefault="00405DD1">
          <w:pPr>
            <w:pStyle w:val="TOC1"/>
            <w:tabs>
              <w:tab w:val="right" w:leader="dot" w:pos="10457"/>
            </w:tabs>
            <w:rPr>
              <w:rFonts w:eastAsiaTheme="minorEastAsia" w:cstheme="minorBidi"/>
              <w:b w:val="0"/>
              <w:bCs w:val="0"/>
              <w:caps w:val="0"/>
              <w:noProof/>
              <w:kern w:val="2"/>
              <w:sz w:val="24"/>
              <w:szCs w:val="24"/>
              <w:lang w:val="en-CA"/>
              <w14:ligatures w14:val="standardContextual"/>
            </w:rPr>
          </w:pPr>
          <w:hyperlink w:anchor="_Toc235038940" w:history="1">
            <w:r w:rsidRPr="00837088">
              <w:rPr>
                <w:rStyle w:val="Hyperlink"/>
                <w:noProof/>
              </w:rPr>
              <w:t>File layout</w:t>
            </w:r>
            <w:r>
              <w:rPr>
                <w:noProof/>
                <w:webHidden/>
              </w:rPr>
              <w:tab/>
            </w:r>
            <w:r>
              <w:rPr>
                <w:noProof/>
                <w:webHidden/>
              </w:rPr>
              <w:fldChar w:fldCharType="begin"/>
            </w:r>
            <w:r>
              <w:rPr>
                <w:noProof/>
                <w:webHidden/>
              </w:rPr>
              <w:instrText xml:space="preserve"> PAGEREF _Toc235038940 \h </w:instrText>
            </w:r>
            <w:r>
              <w:rPr>
                <w:noProof/>
                <w:webHidden/>
              </w:rPr>
            </w:r>
            <w:r>
              <w:rPr>
                <w:noProof/>
                <w:webHidden/>
              </w:rPr>
              <w:fldChar w:fldCharType="separate"/>
            </w:r>
            <w:r>
              <w:rPr>
                <w:noProof/>
                <w:webHidden/>
              </w:rPr>
              <w:t>6</w:t>
            </w:r>
            <w:r>
              <w:rPr>
                <w:noProof/>
                <w:webHidden/>
              </w:rPr>
              <w:fldChar w:fldCharType="end"/>
            </w:r>
          </w:hyperlink>
        </w:p>
        <w:p w14:paraId="6D8C2B1F" w14:textId="0D4A3EB8" w:rsidR="00405DD1" w:rsidRDefault="00405DD1">
          <w:pPr>
            <w:pStyle w:val="TOC1"/>
            <w:tabs>
              <w:tab w:val="right" w:leader="dot" w:pos="10457"/>
            </w:tabs>
            <w:rPr>
              <w:rFonts w:eastAsiaTheme="minorEastAsia" w:cstheme="minorBidi"/>
              <w:b w:val="0"/>
              <w:bCs w:val="0"/>
              <w:caps w:val="0"/>
              <w:noProof/>
              <w:kern w:val="2"/>
              <w:sz w:val="24"/>
              <w:szCs w:val="24"/>
              <w:lang w:val="en-CA"/>
              <w14:ligatures w14:val="standardContextual"/>
            </w:rPr>
          </w:pPr>
          <w:hyperlink w:anchor="_Toc235038941" w:history="1">
            <w:r w:rsidRPr="00837088">
              <w:rPr>
                <w:rStyle w:val="Hyperlink"/>
                <w:noProof/>
              </w:rPr>
              <w:t>Appendix A: Past Findings from Disturbance Checks</w:t>
            </w:r>
            <w:r>
              <w:rPr>
                <w:noProof/>
                <w:webHidden/>
              </w:rPr>
              <w:tab/>
            </w:r>
            <w:r>
              <w:rPr>
                <w:noProof/>
                <w:webHidden/>
              </w:rPr>
              <w:fldChar w:fldCharType="begin"/>
            </w:r>
            <w:r>
              <w:rPr>
                <w:noProof/>
                <w:webHidden/>
              </w:rPr>
              <w:instrText xml:space="preserve"> PAGEREF _Toc235038941 \h </w:instrText>
            </w:r>
            <w:r>
              <w:rPr>
                <w:noProof/>
                <w:webHidden/>
              </w:rPr>
            </w:r>
            <w:r>
              <w:rPr>
                <w:noProof/>
                <w:webHidden/>
              </w:rPr>
              <w:fldChar w:fldCharType="separate"/>
            </w:r>
            <w:r>
              <w:rPr>
                <w:noProof/>
                <w:webHidden/>
              </w:rPr>
              <w:t>6</w:t>
            </w:r>
            <w:r>
              <w:rPr>
                <w:noProof/>
                <w:webHidden/>
              </w:rPr>
              <w:fldChar w:fldCharType="end"/>
            </w:r>
          </w:hyperlink>
        </w:p>
        <w:p w14:paraId="355F2944" w14:textId="7207504A" w:rsidR="00405DD1" w:rsidRDefault="00405DD1">
          <w:pPr>
            <w:pStyle w:val="TOC1"/>
            <w:tabs>
              <w:tab w:val="right" w:leader="dot" w:pos="10457"/>
            </w:tabs>
            <w:rPr>
              <w:rFonts w:eastAsiaTheme="minorEastAsia" w:cstheme="minorBidi"/>
              <w:b w:val="0"/>
              <w:bCs w:val="0"/>
              <w:caps w:val="0"/>
              <w:noProof/>
              <w:kern w:val="2"/>
              <w:sz w:val="24"/>
              <w:szCs w:val="24"/>
              <w:lang w:val="en-CA"/>
              <w14:ligatures w14:val="standardContextual"/>
            </w:rPr>
          </w:pPr>
          <w:hyperlink w:anchor="_Toc235038942" w:history="1">
            <w:r w:rsidRPr="00837088">
              <w:rPr>
                <w:rStyle w:val="Hyperlink"/>
                <w:noProof/>
              </w:rPr>
              <w:t>A.1  Threshold recalibration following dormant-season composite</w:t>
            </w:r>
            <w:r>
              <w:rPr>
                <w:noProof/>
                <w:webHidden/>
              </w:rPr>
              <w:tab/>
            </w:r>
            <w:r>
              <w:rPr>
                <w:noProof/>
                <w:webHidden/>
              </w:rPr>
              <w:fldChar w:fldCharType="begin"/>
            </w:r>
            <w:r>
              <w:rPr>
                <w:noProof/>
                <w:webHidden/>
              </w:rPr>
              <w:instrText xml:space="preserve"> PAGEREF _Toc235038942 \h </w:instrText>
            </w:r>
            <w:r>
              <w:rPr>
                <w:noProof/>
                <w:webHidden/>
              </w:rPr>
            </w:r>
            <w:r>
              <w:rPr>
                <w:noProof/>
                <w:webHidden/>
              </w:rPr>
              <w:fldChar w:fldCharType="separate"/>
            </w:r>
            <w:r>
              <w:rPr>
                <w:noProof/>
                <w:webHidden/>
              </w:rPr>
              <w:t>7</w:t>
            </w:r>
            <w:r>
              <w:rPr>
                <w:noProof/>
                <w:webHidden/>
              </w:rPr>
              <w:fldChar w:fldCharType="end"/>
            </w:r>
          </w:hyperlink>
        </w:p>
        <w:p w14:paraId="1EBEE9DA" w14:textId="21CF2259" w:rsidR="00405DD1" w:rsidRDefault="00405DD1">
          <w:pPr>
            <w:pStyle w:val="TOC1"/>
            <w:tabs>
              <w:tab w:val="right" w:leader="dot" w:pos="10457"/>
            </w:tabs>
            <w:rPr>
              <w:rFonts w:eastAsiaTheme="minorEastAsia" w:cstheme="minorBidi"/>
              <w:b w:val="0"/>
              <w:bCs w:val="0"/>
              <w:caps w:val="0"/>
              <w:noProof/>
              <w:kern w:val="2"/>
              <w:sz w:val="24"/>
              <w:szCs w:val="24"/>
              <w:lang w:val="en-CA"/>
              <w14:ligatures w14:val="standardContextual"/>
            </w:rPr>
          </w:pPr>
          <w:hyperlink w:anchor="_Toc235038943" w:history="1">
            <w:r w:rsidRPr="00837088">
              <w:rPr>
                <w:rStyle w:val="Hyperlink"/>
                <w:noProof/>
              </w:rPr>
              <w:t>A.2  Yellow-cedar decline detected via NDMI / NDVI / NBR cross-check</w:t>
            </w:r>
            <w:r>
              <w:rPr>
                <w:noProof/>
                <w:webHidden/>
              </w:rPr>
              <w:tab/>
            </w:r>
            <w:r>
              <w:rPr>
                <w:noProof/>
                <w:webHidden/>
              </w:rPr>
              <w:fldChar w:fldCharType="begin"/>
            </w:r>
            <w:r>
              <w:rPr>
                <w:noProof/>
                <w:webHidden/>
              </w:rPr>
              <w:instrText xml:space="preserve"> PAGEREF _Toc235038943 \h </w:instrText>
            </w:r>
            <w:r>
              <w:rPr>
                <w:noProof/>
                <w:webHidden/>
              </w:rPr>
            </w:r>
            <w:r>
              <w:rPr>
                <w:noProof/>
                <w:webHidden/>
              </w:rPr>
              <w:fldChar w:fldCharType="separate"/>
            </w:r>
            <w:r>
              <w:rPr>
                <w:noProof/>
                <w:webHidden/>
              </w:rPr>
              <w:t>7</w:t>
            </w:r>
            <w:r>
              <w:rPr>
                <w:noProof/>
                <w:webHidden/>
              </w:rPr>
              <w:fldChar w:fldCharType="end"/>
            </w:r>
          </w:hyperlink>
        </w:p>
        <w:p w14:paraId="1D1E0300" w14:textId="293990C6" w:rsidR="00405DD1" w:rsidRDefault="00405DD1">
          <w:pPr>
            <w:pStyle w:val="TOC1"/>
            <w:tabs>
              <w:tab w:val="right" w:leader="dot" w:pos="10457"/>
            </w:tabs>
            <w:rPr>
              <w:rFonts w:eastAsiaTheme="minorEastAsia" w:cstheme="minorBidi"/>
              <w:b w:val="0"/>
              <w:bCs w:val="0"/>
              <w:caps w:val="0"/>
              <w:noProof/>
              <w:kern w:val="2"/>
              <w:sz w:val="24"/>
              <w:szCs w:val="24"/>
              <w:lang w:val="en-CA"/>
              <w14:ligatures w14:val="standardContextual"/>
            </w:rPr>
          </w:pPr>
          <w:hyperlink w:anchor="_Toc235038944" w:history="1">
            <w:r w:rsidRPr="00837088">
              <w:rPr>
                <w:rStyle w:val="Hyperlink"/>
                <w:noProof/>
              </w:rPr>
              <w:t>A.3  Unreported canopy loss adjacent to plot</w:t>
            </w:r>
            <w:r>
              <w:rPr>
                <w:noProof/>
                <w:webHidden/>
              </w:rPr>
              <w:tab/>
            </w:r>
            <w:r>
              <w:rPr>
                <w:noProof/>
                <w:webHidden/>
              </w:rPr>
              <w:fldChar w:fldCharType="begin"/>
            </w:r>
            <w:r>
              <w:rPr>
                <w:noProof/>
                <w:webHidden/>
              </w:rPr>
              <w:instrText xml:space="preserve"> PAGEREF _Toc235038944 \h </w:instrText>
            </w:r>
            <w:r>
              <w:rPr>
                <w:noProof/>
                <w:webHidden/>
              </w:rPr>
            </w:r>
            <w:r>
              <w:rPr>
                <w:noProof/>
                <w:webHidden/>
              </w:rPr>
              <w:fldChar w:fldCharType="separate"/>
            </w:r>
            <w:r>
              <w:rPr>
                <w:noProof/>
                <w:webHidden/>
              </w:rPr>
              <w:t>8</w:t>
            </w:r>
            <w:r>
              <w:rPr>
                <w:noProof/>
                <w:webHidden/>
              </w:rPr>
              <w:fldChar w:fldCharType="end"/>
            </w:r>
          </w:hyperlink>
        </w:p>
        <w:p w14:paraId="2365D052" w14:textId="15D16445" w:rsidR="00405DD1" w:rsidRDefault="00405DD1">
          <w:pPr>
            <w:pStyle w:val="TOC1"/>
            <w:tabs>
              <w:tab w:val="right" w:leader="dot" w:pos="10457"/>
            </w:tabs>
            <w:rPr>
              <w:rFonts w:eastAsiaTheme="minorEastAsia" w:cstheme="minorBidi"/>
              <w:b w:val="0"/>
              <w:bCs w:val="0"/>
              <w:caps w:val="0"/>
              <w:noProof/>
              <w:kern w:val="2"/>
              <w:sz w:val="24"/>
              <w:szCs w:val="24"/>
              <w:lang w:val="en-CA"/>
              <w14:ligatures w14:val="standardContextual"/>
            </w:rPr>
          </w:pPr>
          <w:hyperlink w:anchor="_Toc235038945" w:history="1">
            <w:r w:rsidRPr="00837088">
              <w:rPr>
                <w:rStyle w:val="Hyperlink"/>
                <w:noProof/>
              </w:rPr>
              <w:t>A.4  Zero project harvest triggers leakage surveillance</w:t>
            </w:r>
            <w:r>
              <w:rPr>
                <w:noProof/>
                <w:webHidden/>
              </w:rPr>
              <w:tab/>
            </w:r>
            <w:r>
              <w:rPr>
                <w:noProof/>
                <w:webHidden/>
              </w:rPr>
              <w:fldChar w:fldCharType="begin"/>
            </w:r>
            <w:r>
              <w:rPr>
                <w:noProof/>
                <w:webHidden/>
              </w:rPr>
              <w:instrText xml:space="preserve"> PAGEREF _Toc235038945 \h </w:instrText>
            </w:r>
            <w:r>
              <w:rPr>
                <w:noProof/>
                <w:webHidden/>
              </w:rPr>
            </w:r>
            <w:r>
              <w:rPr>
                <w:noProof/>
                <w:webHidden/>
              </w:rPr>
              <w:fldChar w:fldCharType="separate"/>
            </w:r>
            <w:r>
              <w:rPr>
                <w:noProof/>
                <w:webHidden/>
              </w:rPr>
              <w:t>9</w:t>
            </w:r>
            <w:r>
              <w:rPr>
                <w:noProof/>
                <w:webHidden/>
              </w:rPr>
              <w:fldChar w:fldCharType="end"/>
            </w:r>
          </w:hyperlink>
        </w:p>
        <w:p w14:paraId="28635536" w14:textId="13F5B1E8" w:rsidR="00E7571D" w:rsidRDefault="008078CC" w:rsidP="008078CC">
          <w:pPr>
            <w:pStyle w:val="TOC1"/>
            <w:tabs>
              <w:tab w:val="right" w:leader="dot" w:pos="10457"/>
            </w:tabs>
          </w:pPr>
          <w:r>
            <w:rPr>
              <w:caps w:val="0"/>
            </w:rPr>
            <w:fldChar w:fldCharType="end"/>
          </w:r>
        </w:p>
      </w:sdtContent>
    </w:sdt>
    <w:p w14:paraId="46F0024E" w14:textId="78783D97" w:rsidR="00E7571D" w:rsidRDefault="00E7571D" w:rsidP="00DB0689">
      <w:pPr>
        <w:pStyle w:val="Heading1"/>
      </w:pPr>
    </w:p>
    <w:p w14:paraId="7A6AD83F" w14:textId="77777777" w:rsidR="00E7571D" w:rsidRDefault="00E7571D" w:rsidP="00DB0689">
      <w:pPr>
        <w:pStyle w:val="Heading1"/>
      </w:pPr>
    </w:p>
    <w:p w14:paraId="396CD5CB" w14:textId="77777777" w:rsidR="00990778" w:rsidRDefault="00990778" w:rsidP="00DB0689">
      <w:pPr>
        <w:pStyle w:val="Heading1"/>
        <w:sectPr w:rsidR="00990778" w:rsidSect="004C02A0">
          <w:headerReference w:type="default" r:id="rId11"/>
          <w:footerReference w:type="default" r:id="rId12"/>
          <w:pgSz w:w="11907" w:h="16839" w:code="9"/>
          <w:pgMar w:top="720" w:right="720" w:bottom="720" w:left="720" w:header="709" w:footer="709" w:gutter="0"/>
          <w:cols w:space="708"/>
          <w:docGrid w:linePitch="360"/>
        </w:sectPr>
      </w:pPr>
    </w:p>
    <w:p w14:paraId="165975DC" w14:textId="00954AFF" w:rsidR="00E7571D" w:rsidRPr="00767B6F" w:rsidRDefault="00E7571D" w:rsidP="00DB0689">
      <w:pPr>
        <w:pStyle w:val="Title"/>
        <w:spacing w:before="240" w:after="0"/>
      </w:pPr>
      <w:r w:rsidRPr="00767B6F">
        <w:lastRenderedPageBreak/>
        <w:t>Canopy Disturbance Checks for ACR IFM Verification</w:t>
      </w:r>
    </w:p>
    <w:p w14:paraId="405330E8" w14:textId="77777777" w:rsidR="00E040B3" w:rsidRPr="00405DD1" w:rsidRDefault="00E040B3" w:rsidP="00E040B3">
      <w:pPr>
        <w:pStyle w:val="Subtitle"/>
        <w:rPr>
          <w:color w:val="EE0000"/>
        </w:rPr>
      </w:pPr>
      <w:r>
        <w:t xml:space="preserve">Sentinel-2 NDVI, NDMI, NBR change detection — </w:t>
      </w:r>
      <w:r w:rsidRPr="00405DD1">
        <w:rPr>
          <w:color w:val="EE0000"/>
        </w:rPr>
        <w:t>ArcGIS Pro implementation.</w:t>
      </w:r>
    </w:p>
    <w:p w14:paraId="52880CD8" w14:textId="77777777" w:rsidR="00E040B3" w:rsidRDefault="00E040B3" w:rsidP="00E040B3">
      <w:r>
        <w:t>Last Updated: July 15, 2026</w:t>
      </w:r>
    </w:p>
    <w:p w14:paraId="68DA8036" w14:textId="77777777" w:rsidR="00E040B3" w:rsidRDefault="00E040B3" w:rsidP="00E040B3"/>
    <w:p w14:paraId="3A495F6B" w14:textId="77777777" w:rsidR="00E040B3" w:rsidRDefault="00E040B3" w:rsidP="00E040B3">
      <w:pPr>
        <w:pStyle w:val="Heading1"/>
      </w:pPr>
      <w:bookmarkStart w:id="1" w:name="_Toc235038929"/>
      <w:r>
        <w:t>Scope</w:t>
      </w:r>
      <w:bookmarkEnd w:id="1"/>
    </w:p>
    <w:p w14:paraId="1D5D827A" w14:textId="15B678D1" w:rsidR="00521576" w:rsidRDefault="00E040B3" w:rsidP="00990778">
      <w:r>
        <w:t>Independent screening layer used during ACR IFM validation and verification to flag canopy loss, moisture stress, and burn severity over each Reporting Period. Outputs are classified rasters and per-delta histograms that complement, but do not replace, ground plots and developer monitoring reports. This is the ArcGIS Pro companion to the QGIS SOP: the Earth Engine computation is identical, only the host application and the way layers are rendered differ. Reference script: TUVSUD_Anew_Claybelt_RP1_DisturbanceCheck-NDVI-NDBR-NDMI_ArcGISPro.py.</w:t>
      </w:r>
    </w:p>
    <w:p w14:paraId="468D706C" w14:textId="77777777" w:rsidR="00E040B3" w:rsidRDefault="00E040B3" w:rsidP="00E040B3">
      <w:pPr>
        <w:pStyle w:val="Heading1"/>
      </w:pPr>
      <w:bookmarkStart w:id="2" w:name="_Toc235038930"/>
      <w:r>
        <w:t>Step 1. Workstation setup</w:t>
      </w:r>
      <w:bookmarkEnd w:id="2"/>
    </w:p>
    <w:p w14:paraId="3B1EB0FB" w14:textId="77777777" w:rsidR="00E040B3" w:rsidRDefault="00E040B3" w:rsidP="00E040B3">
      <w:pPr>
        <w:pStyle w:val="Heading2"/>
      </w:pPr>
      <w:r>
        <w:t>1.1 Earth Engine API into the ArcGIS Pro Python environment</w:t>
      </w:r>
    </w:p>
    <w:p w14:paraId="23786D8B" w14:textId="77777777" w:rsidR="00E040B3" w:rsidRDefault="00E040B3" w:rsidP="00E040B3">
      <w:r>
        <w:t xml:space="preserve">Unlike QGIS, ArcGIS Pro has no Earth Engine plugin, so the </w:t>
      </w:r>
      <w:proofErr w:type="spellStart"/>
      <w:r>
        <w:t>earthengine-api</w:t>
      </w:r>
      <w:proofErr w:type="spellEnd"/>
      <w:r>
        <w:t xml:space="preserve"> package must be present in Pro’s Python before the script can talk to Earth Engine. The script is self-installing: on first run its preflight detects that ee is missing and installs it for you — no OSGeo4W shell, no </w:t>
      </w:r>
      <w:proofErr w:type="spellStart"/>
      <w:r>
        <w:t>conda</w:t>
      </w:r>
      <w:proofErr w:type="spellEnd"/>
      <w:r>
        <w:t xml:space="preserve"> clone, no administrator rights.</w:t>
      </w:r>
    </w:p>
    <w:p w14:paraId="5E0F3799" w14:textId="77777777" w:rsidR="00E040B3" w:rsidRDefault="00E040B3" w:rsidP="00E040B3">
      <w:r>
        <w:t xml:space="preserve">Three ArcGIS-specific facts make this non-obvious, and the script handles all </w:t>
      </w:r>
      <w:proofErr w:type="gramStart"/>
      <w:r>
        <w:t>three</w:t>
      </w:r>
      <w:proofErr w:type="gramEnd"/>
      <w:r>
        <w:t xml:space="preserve"> so you do not have to:</w:t>
      </w:r>
    </w:p>
    <w:p w14:paraId="08D4DB13" w14:textId="77777777" w:rsidR="00E040B3" w:rsidRDefault="00E040B3" w:rsidP="00E040B3">
      <w:pPr>
        <w:pStyle w:val="ListParagraph"/>
      </w:pPr>
      <w:r>
        <w:t xml:space="preserve">In the Pro Python window, </w:t>
      </w:r>
      <w:proofErr w:type="spellStart"/>
      <w:r>
        <w:t>sys.executable</w:t>
      </w:r>
      <w:proofErr w:type="spellEnd"/>
      <w:r>
        <w:t xml:space="preserve"> is ArcGISPro.exe, not a Python interpreter. Calling it to run pip relaunches the whole application. The script instead calls the real interpreter at </w:t>
      </w:r>
      <w:proofErr w:type="spellStart"/>
      <w:r>
        <w:t>sys.prefix</w:t>
      </w:r>
      <w:proofErr w:type="spellEnd"/>
      <w:r>
        <w:t>\python.exe.</w:t>
      </w:r>
    </w:p>
    <w:p w14:paraId="68E5305B" w14:textId="77777777" w:rsidR="00E040B3" w:rsidRDefault="00E040B3" w:rsidP="00E040B3">
      <w:pPr>
        <w:pStyle w:val="ListParagraph"/>
      </w:pPr>
      <w:r>
        <w:t xml:space="preserve">Pro’s Python is a </w:t>
      </w:r>
      <w:proofErr w:type="spellStart"/>
      <w:r>
        <w:t>conda</w:t>
      </w:r>
      <w:proofErr w:type="spellEnd"/>
      <w:r>
        <w:t xml:space="preserve"> environment, and </w:t>
      </w:r>
      <w:proofErr w:type="spellStart"/>
      <w:r>
        <w:t>conda</w:t>
      </w:r>
      <w:proofErr w:type="spellEnd"/>
      <w:r>
        <w:t xml:space="preserve"> environments ignore the pip --user folder. A --user install therefore reports success but never imports. The script installs into an explicit folder it controls and adds it to the path.</w:t>
      </w:r>
    </w:p>
    <w:p w14:paraId="3B7D05B3" w14:textId="77777777" w:rsidR="00E040B3" w:rsidRDefault="00E040B3" w:rsidP="00E040B3">
      <w:pPr>
        <w:pStyle w:val="ListParagraph"/>
      </w:pPr>
      <w:r>
        <w:t>The default environment under Program Files is read-only. The install target is a writable per-user folder: %LOCALAPPDATA%\</w:t>
      </w:r>
      <w:proofErr w:type="spellStart"/>
      <w:r>
        <w:t>ArcGIS_EarthEngine_libs</w:t>
      </w:r>
      <w:proofErr w:type="spellEnd"/>
      <w:r>
        <w:t>.</w:t>
      </w:r>
    </w:p>
    <w:p w14:paraId="46507A6B" w14:textId="77777777" w:rsidR="00E040B3" w:rsidRDefault="00E040B3" w:rsidP="00E040B3">
      <w:r>
        <w:t xml:space="preserve">Procedure: open the Pro project, open a Map view, then Analysis tab ▸ Python to open the Python window. Run the script once. The first run installs </w:t>
      </w:r>
      <w:proofErr w:type="spellStart"/>
      <w:r>
        <w:t>earthengine-api</w:t>
      </w:r>
      <w:proofErr w:type="spellEnd"/>
      <w:r>
        <w:t xml:space="preserve"> and its dependencies (about a minute) and then continues. Every later run </w:t>
      </w:r>
      <w:proofErr w:type="gramStart"/>
      <w:r>
        <w:t>prints</w:t>
      </w:r>
      <w:proofErr w:type="gramEnd"/>
      <w:r>
        <w:t xml:space="preserve"> “</w:t>
      </w:r>
      <w:proofErr w:type="spellStart"/>
      <w:r>
        <w:t>earthengine-api</w:t>
      </w:r>
      <w:proofErr w:type="spellEnd"/>
      <w:r>
        <w:t xml:space="preserve"> : OK” and skips the install.</w:t>
      </w:r>
    </w:p>
    <w:tbl>
      <w:tblPr>
        <w:tblW w:w="0" w:type="auto"/>
        <w:tblLook w:val="04A0" w:firstRow="1" w:lastRow="0" w:firstColumn="1" w:lastColumn="0" w:noHBand="0" w:noVBand="1"/>
      </w:tblPr>
      <w:tblGrid>
        <w:gridCol w:w="9011"/>
      </w:tblGrid>
      <w:tr w:rsidR="00E040B3" w14:paraId="65EF3F35" w14:textId="77777777" w:rsidTr="00274636">
        <w:tc>
          <w:tcPr>
            <w:tcW w:w="9027" w:type="dxa"/>
            <w:tcBorders>
              <w:top w:val="dashed" w:sz="6" w:space="0" w:color="B0B0B4"/>
              <w:left w:val="dashed" w:sz="6" w:space="0" w:color="B0B0B4"/>
              <w:bottom w:val="dashed" w:sz="6" w:space="0" w:color="B0B0B4"/>
              <w:right w:val="dashed" w:sz="6" w:space="0" w:color="B0B0B4"/>
            </w:tcBorders>
            <w:shd w:val="clear" w:color="auto" w:fill="FAFAFA"/>
          </w:tcPr>
          <w:p w14:paraId="18754546" w14:textId="77777777" w:rsidR="00E040B3" w:rsidRDefault="00E040B3" w:rsidP="00274636">
            <w:pPr>
              <w:jc w:val="center"/>
            </w:pPr>
            <w:r>
              <w:rPr>
                <w:i/>
                <w:color w:val="6F6F74"/>
                <w:sz w:val="18"/>
              </w:rPr>
              <w:t>▢  SCREENSHOT PLACEHOLDER  —  Figure 1 — Pro Python window preflight</w:t>
            </w:r>
          </w:p>
        </w:tc>
      </w:tr>
    </w:tbl>
    <w:p w14:paraId="2658B79C" w14:textId="77777777" w:rsidR="00E040B3" w:rsidRDefault="00E040B3" w:rsidP="00E040B3"/>
    <w:p w14:paraId="442C80F0" w14:textId="77777777" w:rsidR="00E040B3" w:rsidRDefault="00E040B3" w:rsidP="00E040B3">
      <w:r>
        <w:t>Figure 2. ArcGIS Pro with an active Map view and the Python window docked at the bottom, ready to run the script.</w:t>
      </w:r>
    </w:p>
    <w:p w14:paraId="7A5B4436" w14:textId="77777777" w:rsidR="00E040B3" w:rsidRDefault="00E040B3" w:rsidP="00E040B3">
      <w:pPr>
        <w:pStyle w:val="Heading1"/>
      </w:pPr>
      <w:bookmarkStart w:id="3" w:name="_Toc235038931"/>
      <w:r>
        <w:t>Step 2. Earth Engine authentication</w:t>
      </w:r>
      <w:bookmarkEnd w:id="3"/>
    </w:p>
    <w:p w14:paraId="1A54C155" w14:textId="77777777" w:rsidR="00E040B3" w:rsidRDefault="00E040B3" w:rsidP="00E040B3">
      <w:pPr>
        <w:pStyle w:val="Heading2"/>
      </w:pPr>
      <w:r>
        <w:t>2.1 Bind to a billed Cloud project</w:t>
      </w:r>
    </w:p>
    <w:p w14:paraId="40899B24" w14:textId="77777777" w:rsidR="00E040B3" w:rsidRDefault="00E040B3" w:rsidP="00E040B3">
      <w:r>
        <w:t>Earth Engine compute is metered against a Google Cloud project. In the ArcGIS script the project is set once, as a constant at the top of the file, rather than in a plugin settings panel:</w:t>
      </w:r>
    </w:p>
    <w:p w14:paraId="7A1195EE" w14:textId="77777777" w:rsidR="00E040B3" w:rsidRDefault="00E040B3" w:rsidP="00E040B3">
      <w:r>
        <w:t>EE_PROJECT = "</w:t>
      </w:r>
      <w:proofErr w:type="spellStart"/>
      <w:r>
        <w:t>murphys-deforisk</w:t>
      </w:r>
      <w:proofErr w:type="spellEnd"/>
      <w:r>
        <w:t>"</w:t>
      </w:r>
    </w:p>
    <w:p w14:paraId="0FB1D435" w14:textId="77777777" w:rsidR="00E040B3" w:rsidRDefault="00E040B3" w:rsidP="00E040B3">
      <w:proofErr w:type="spellStart"/>
      <w:r>
        <w:t>init_earth_engine</w:t>
      </w:r>
      <w:proofErr w:type="spellEnd"/>
      <w:r>
        <w:t xml:space="preserve">() calls </w:t>
      </w:r>
      <w:proofErr w:type="spellStart"/>
      <w:r>
        <w:t>ee.Initialize</w:t>
      </w:r>
      <w:proofErr w:type="spellEnd"/>
      <w:r>
        <w:t>(project=EE_PROJECT); without a bound project Earth Engine refuses any compute call against the modern API.</w:t>
      </w:r>
    </w:p>
    <w:tbl>
      <w:tblPr>
        <w:tblW w:w="0" w:type="auto"/>
        <w:tblLook w:val="04A0" w:firstRow="1" w:lastRow="0" w:firstColumn="1" w:lastColumn="0" w:noHBand="0" w:noVBand="1"/>
      </w:tblPr>
      <w:tblGrid>
        <w:gridCol w:w="9011"/>
      </w:tblGrid>
      <w:tr w:rsidR="00E040B3" w14:paraId="4CFDFEC2" w14:textId="77777777" w:rsidTr="00274636">
        <w:tc>
          <w:tcPr>
            <w:tcW w:w="9027" w:type="dxa"/>
            <w:tcBorders>
              <w:top w:val="dashed" w:sz="6" w:space="0" w:color="B0B0B4"/>
              <w:left w:val="dashed" w:sz="6" w:space="0" w:color="B0B0B4"/>
              <w:bottom w:val="dashed" w:sz="6" w:space="0" w:color="B0B0B4"/>
              <w:right w:val="dashed" w:sz="6" w:space="0" w:color="B0B0B4"/>
            </w:tcBorders>
            <w:shd w:val="clear" w:color="auto" w:fill="FAFAFA"/>
          </w:tcPr>
          <w:p w14:paraId="3426BBC3" w14:textId="77777777" w:rsidR="00E040B3" w:rsidRDefault="00E040B3" w:rsidP="00274636">
            <w:pPr>
              <w:jc w:val="center"/>
            </w:pPr>
            <w:r>
              <w:rPr>
                <w:i/>
                <w:color w:val="6F6F74"/>
                <w:sz w:val="18"/>
              </w:rPr>
              <w:t>▢  SCREENSHOT PLACEHOLDER  —  Figure 3 — EE_PROJECT constant in the script</w:t>
            </w:r>
          </w:p>
        </w:tc>
      </w:tr>
    </w:tbl>
    <w:p w14:paraId="472326ED" w14:textId="77777777" w:rsidR="00E040B3" w:rsidRDefault="00E040B3" w:rsidP="00E040B3"/>
    <w:p w14:paraId="19AB54C4" w14:textId="77777777" w:rsidR="00E040B3" w:rsidRDefault="00E040B3" w:rsidP="00E040B3">
      <w:r>
        <w:t>Figure 3. The EE_PROJECT constant bound to the team Cloud project ID.</w:t>
      </w:r>
    </w:p>
    <w:p w14:paraId="5CDFA7FC" w14:textId="77777777" w:rsidR="00E040B3" w:rsidRDefault="00E040B3" w:rsidP="00E040B3">
      <w:pPr>
        <w:pStyle w:val="Heading2"/>
      </w:pPr>
      <w:r>
        <w:lastRenderedPageBreak/>
        <w:t>2.2 Sign-in</w:t>
      </w:r>
    </w:p>
    <w:p w14:paraId="0B3C6503" w14:textId="77777777" w:rsidR="00E040B3" w:rsidRDefault="00E040B3" w:rsidP="00E040B3">
      <w:r>
        <w:t xml:space="preserve">On the first </w:t>
      </w:r>
      <w:proofErr w:type="spellStart"/>
      <w:r>
        <w:t>initialisation</w:t>
      </w:r>
      <w:proofErr w:type="spellEnd"/>
      <w:r>
        <w:t xml:space="preserve"> the script calls </w:t>
      </w:r>
      <w:proofErr w:type="spellStart"/>
      <w:r>
        <w:t>ee.Authenticate</w:t>
      </w:r>
      <w:proofErr w:type="spellEnd"/>
      <w:r>
        <w:t>(); OAuth runs in the default browser. The token is cached at %USERPROFILE%\.config\</w:t>
      </w:r>
      <w:proofErr w:type="spellStart"/>
      <w:r>
        <w:t>earthengine</w:t>
      </w:r>
      <w:proofErr w:type="spellEnd"/>
      <w:r>
        <w:t xml:space="preserve">\credentials and persists ~7 days. </w:t>
      </w:r>
      <w:proofErr w:type="spellStart"/>
      <w:r>
        <w:t>init_earth_engine</w:t>
      </w:r>
      <w:proofErr w:type="spellEnd"/>
      <w:r>
        <w:t xml:space="preserve">() tries </w:t>
      </w:r>
      <w:proofErr w:type="spellStart"/>
      <w:r>
        <w:t>ee.Initialize</w:t>
      </w:r>
      <w:proofErr w:type="spellEnd"/>
      <w:r>
        <w:t xml:space="preserve">() first and only launches the browser sign-in when no cached credential is found, so routine reruns do not re-prompt. Force a refresh with </w:t>
      </w:r>
      <w:proofErr w:type="spellStart"/>
      <w:r>
        <w:t>ee.Authenticate</w:t>
      </w:r>
      <w:proofErr w:type="spellEnd"/>
      <w:r>
        <w:t>(force=True) if a call returns 401 or a network timeout.</w:t>
      </w:r>
    </w:p>
    <w:tbl>
      <w:tblPr>
        <w:tblW w:w="0" w:type="auto"/>
        <w:tblLook w:val="04A0" w:firstRow="1" w:lastRow="0" w:firstColumn="1" w:lastColumn="0" w:noHBand="0" w:noVBand="1"/>
      </w:tblPr>
      <w:tblGrid>
        <w:gridCol w:w="9011"/>
      </w:tblGrid>
      <w:tr w:rsidR="00E040B3" w14:paraId="27897BD7" w14:textId="77777777" w:rsidTr="00274636">
        <w:tc>
          <w:tcPr>
            <w:tcW w:w="9027" w:type="dxa"/>
            <w:tcBorders>
              <w:top w:val="dashed" w:sz="6" w:space="0" w:color="B0B0B4"/>
              <w:left w:val="dashed" w:sz="6" w:space="0" w:color="B0B0B4"/>
              <w:bottom w:val="dashed" w:sz="6" w:space="0" w:color="B0B0B4"/>
              <w:right w:val="dashed" w:sz="6" w:space="0" w:color="B0B0B4"/>
            </w:tcBorders>
            <w:shd w:val="clear" w:color="auto" w:fill="FAFAFA"/>
          </w:tcPr>
          <w:p w14:paraId="26FBDE3C" w14:textId="77777777" w:rsidR="00E040B3" w:rsidRDefault="00E040B3" w:rsidP="00274636">
            <w:pPr>
              <w:jc w:val="center"/>
            </w:pPr>
            <w:r>
              <w:rPr>
                <w:i/>
                <w:color w:val="6F6F74"/>
                <w:sz w:val="18"/>
              </w:rPr>
              <w:t>▢  SCREENSHOT PLACEHOLDER  —  Figure 4 — OAuth account picker</w:t>
            </w:r>
          </w:p>
        </w:tc>
      </w:tr>
    </w:tbl>
    <w:p w14:paraId="6060AAFD" w14:textId="77777777" w:rsidR="00E040B3" w:rsidRDefault="00E040B3" w:rsidP="00E040B3"/>
    <w:p w14:paraId="778C9B7A" w14:textId="77777777" w:rsidR="00E040B3" w:rsidRDefault="00E040B3" w:rsidP="00E040B3">
      <w:r>
        <w:t>Figure 4. Account picker — select the team account associated with the bound Cloud project.</w:t>
      </w:r>
    </w:p>
    <w:tbl>
      <w:tblPr>
        <w:tblW w:w="0" w:type="auto"/>
        <w:tblLook w:val="04A0" w:firstRow="1" w:lastRow="0" w:firstColumn="1" w:lastColumn="0" w:noHBand="0" w:noVBand="1"/>
      </w:tblPr>
      <w:tblGrid>
        <w:gridCol w:w="9011"/>
      </w:tblGrid>
      <w:tr w:rsidR="00E040B3" w14:paraId="67EC44EA" w14:textId="77777777" w:rsidTr="00274636">
        <w:tc>
          <w:tcPr>
            <w:tcW w:w="9027" w:type="dxa"/>
            <w:tcBorders>
              <w:top w:val="dashed" w:sz="6" w:space="0" w:color="B0B0B4"/>
              <w:left w:val="dashed" w:sz="6" w:space="0" w:color="B0B0B4"/>
              <w:bottom w:val="dashed" w:sz="6" w:space="0" w:color="B0B0B4"/>
              <w:right w:val="dashed" w:sz="6" w:space="0" w:color="B0B0B4"/>
            </w:tcBorders>
            <w:shd w:val="clear" w:color="auto" w:fill="FAFAFA"/>
          </w:tcPr>
          <w:p w14:paraId="683582EA" w14:textId="77777777" w:rsidR="00E040B3" w:rsidRDefault="00E040B3" w:rsidP="00274636">
            <w:pPr>
              <w:jc w:val="center"/>
            </w:pPr>
            <w:r>
              <w:rPr>
                <w:i/>
                <w:color w:val="6F6F74"/>
                <w:sz w:val="18"/>
              </w:rPr>
              <w:t>▢  SCREENSHOT PLACEHOLDER  —  Figure 5 — OAuth consent</w:t>
            </w:r>
          </w:p>
        </w:tc>
      </w:tr>
    </w:tbl>
    <w:p w14:paraId="6E1CB326" w14:textId="77777777" w:rsidR="00E040B3" w:rsidRDefault="00E040B3" w:rsidP="00E040B3"/>
    <w:p w14:paraId="5E11B974" w14:textId="77777777" w:rsidR="00E040B3" w:rsidRDefault="00E040B3" w:rsidP="00E040B3">
      <w:r>
        <w:t>Figure 5. Consent screen granting Earth Engine access.</w:t>
      </w:r>
    </w:p>
    <w:tbl>
      <w:tblPr>
        <w:tblW w:w="0" w:type="auto"/>
        <w:tblLook w:val="04A0" w:firstRow="1" w:lastRow="0" w:firstColumn="1" w:lastColumn="0" w:noHBand="0" w:noVBand="1"/>
      </w:tblPr>
      <w:tblGrid>
        <w:gridCol w:w="9011"/>
      </w:tblGrid>
      <w:tr w:rsidR="00E040B3" w14:paraId="6F7CA4A8" w14:textId="77777777" w:rsidTr="00274636">
        <w:tc>
          <w:tcPr>
            <w:tcW w:w="9027" w:type="dxa"/>
            <w:tcBorders>
              <w:top w:val="dashed" w:sz="6" w:space="0" w:color="B0B0B4"/>
              <w:left w:val="dashed" w:sz="6" w:space="0" w:color="B0B0B4"/>
              <w:bottom w:val="dashed" w:sz="6" w:space="0" w:color="B0B0B4"/>
              <w:right w:val="dashed" w:sz="6" w:space="0" w:color="B0B0B4"/>
            </w:tcBorders>
            <w:shd w:val="clear" w:color="auto" w:fill="FAFAFA"/>
          </w:tcPr>
          <w:p w14:paraId="690492B2" w14:textId="77777777" w:rsidR="00E040B3" w:rsidRDefault="00E040B3" w:rsidP="00274636">
            <w:pPr>
              <w:jc w:val="center"/>
            </w:pPr>
            <w:r>
              <w:rPr>
                <w:i/>
                <w:color w:val="6F6F74"/>
                <w:sz w:val="18"/>
              </w:rPr>
              <w:t>▢  SCREENSHOT PLACEHOLDER  —  Figure 6 — Authentication confirmation</w:t>
            </w:r>
          </w:p>
        </w:tc>
      </w:tr>
    </w:tbl>
    <w:p w14:paraId="1BC5B3C0" w14:textId="77777777" w:rsidR="00E040B3" w:rsidRDefault="00E040B3" w:rsidP="00E040B3"/>
    <w:p w14:paraId="0A8D83D3" w14:textId="77777777" w:rsidR="00E040B3" w:rsidRDefault="00E040B3" w:rsidP="00E040B3">
      <w:r>
        <w:t>Figure 6. Authentication confirmation. Close the tab and return to ArcGIS Pro.</w:t>
      </w:r>
    </w:p>
    <w:p w14:paraId="0AAA747C" w14:textId="77777777" w:rsidR="00E040B3" w:rsidRDefault="00E040B3" w:rsidP="00E040B3">
      <w:pPr>
        <w:pStyle w:val="Heading2"/>
      </w:pPr>
    </w:p>
    <w:p w14:paraId="7206FC88" w14:textId="0A2D65E3" w:rsidR="00E040B3" w:rsidRDefault="00E040B3" w:rsidP="00E040B3">
      <w:pPr>
        <w:pStyle w:val="Heading2"/>
      </w:pPr>
      <w:r>
        <w:t xml:space="preserve">2.3 Verify </w:t>
      </w:r>
      <w:proofErr w:type="spellStart"/>
      <w:r>
        <w:t>init</w:t>
      </w:r>
      <w:proofErr w:type="spellEnd"/>
    </w:p>
    <w:p w14:paraId="1112E72B" w14:textId="77777777" w:rsidR="00E040B3" w:rsidRDefault="00E040B3" w:rsidP="00E040B3">
      <w:r>
        <w:t>The Python window prints “Earth Engine : initialized (project=</w:t>
      </w:r>
      <w:proofErr w:type="spellStart"/>
      <w:r>
        <w:t>murphys-deforisk</w:t>
      </w:r>
      <w:proofErr w:type="spellEnd"/>
      <w:r>
        <w:t xml:space="preserve">)” on a clean start. If </w:t>
      </w:r>
      <w:proofErr w:type="spellStart"/>
      <w:r>
        <w:t>initialisation</w:t>
      </w:r>
      <w:proofErr w:type="spellEnd"/>
      <w:r>
        <w:t xml:space="preserve"> throws, rerun the script; the preflight is idempotent and re-authenticates only if the cached token has expired.</w:t>
      </w:r>
    </w:p>
    <w:tbl>
      <w:tblPr>
        <w:tblW w:w="0" w:type="auto"/>
        <w:tblLook w:val="04A0" w:firstRow="1" w:lastRow="0" w:firstColumn="1" w:lastColumn="0" w:noHBand="0" w:noVBand="1"/>
      </w:tblPr>
      <w:tblGrid>
        <w:gridCol w:w="9011"/>
      </w:tblGrid>
      <w:tr w:rsidR="00E040B3" w14:paraId="7EDC95A1" w14:textId="77777777" w:rsidTr="00274636">
        <w:tc>
          <w:tcPr>
            <w:tcW w:w="9027" w:type="dxa"/>
            <w:tcBorders>
              <w:top w:val="dashed" w:sz="6" w:space="0" w:color="B0B0B4"/>
              <w:left w:val="dashed" w:sz="6" w:space="0" w:color="B0B0B4"/>
              <w:bottom w:val="dashed" w:sz="6" w:space="0" w:color="B0B0B4"/>
              <w:right w:val="dashed" w:sz="6" w:space="0" w:color="B0B0B4"/>
            </w:tcBorders>
            <w:shd w:val="clear" w:color="auto" w:fill="FAFAFA"/>
          </w:tcPr>
          <w:p w14:paraId="1D3B168B" w14:textId="77777777" w:rsidR="00E040B3" w:rsidRDefault="00E040B3" w:rsidP="00274636">
            <w:pPr>
              <w:jc w:val="center"/>
            </w:pPr>
            <w:r>
              <w:rPr>
                <w:i/>
                <w:color w:val="6F6F74"/>
                <w:sz w:val="18"/>
              </w:rPr>
              <w:t xml:space="preserve">▢  SCREENSHOT PLACEHOLDER  —  Figure 7 — Console reporting a clean </w:t>
            </w:r>
            <w:proofErr w:type="spellStart"/>
            <w:r>
              <w:rPr>
                <w:i/>
                <w:color w:val="6F6F74"/>
                <w:sz w:val="18"/>
              </w:rPr>
              <w:t>init</w:t>
            </w:r>
            <w:proofErr w:type="spellEnd"/>
          </w:p>
        </w:tc>
      </w:tr>
    </w:tbl>
    <w:p w14:paraId="6F653819" w14:textId="77777777" w:rsidR="00E040B3" w:rsidRDefault="00E040B3" w:rsidP="00E040B3"/>
    <w:p w14:paraId="1926059B" w14:textId="77777777" w:rsidR="00E040B3" w:rsidRDefault="00E040B3" w:rsidP="00E040B3">
      <w:r>
        <w:t xml:space="preserve">Figure 7. Python window reporting a successful Earth Engine </w:t>
      </w:r>
      <w:proofErr w:type="spellStart"/>
      <w:r>
        <w:t>initialisation</w:t>
      </w:r>
      <w:proofErr w:type="spellEnd"/>
      <w:r>
        <w:t xml:space="preserve"> with the project echoed.</w:t>
      </w:r>
    </w:p>
    <w:p w14:paraId="62B1BBC9" w14:textId="77777777" w:rsidR="00E040B3" w:rsidRDefault="00E040B3" w:rsidP="00E040B3">
      <w:pPr>
        <w:pStyle w:val="Heading1"/>
      </w:pPr>
      <w:bookmarkStart w:id="4" w:name="_Toc235038932"/>
      <w:r>
        <w:t>Step 3. Configure the script</w:t>
      </w:r>
      <w:bookmarkEnd w:id="4"/>
    </w:p>
    <w:p w14:paraId="577DFBDD" w14:textId="77777777" w:rsidR="00E040B3" w:rsidRDefault="00E040B3" w:rsidP="00E040B3">
      <w:r>
        <w:t>Edit only the constants at the top of the project script.</w:t>
      </w:r>
    </w:p>
    <w:p w14:paraId="6F2DAE87" w14:textId="77777777" w:rsidR="00E040B3" w:rsidRDefault="00E040B3" w:rsidP="00990778"/>
    <w:p w14:paraId="767F8B55" w14:textId="77777777" w:rsidR="00E040B3" w:rsidRDefault="00E040B3" w:rsidP="00E040B3">
      <w:pPr>
        <w:pStyle w:val="Heading3"/>
      </w:pPr>
      <w:r>
        <w:t>ROI</w:t>
      </w:r>
    </w:p>
    <w:p w14:paraId="16113471" w14:textId="77777777" w:rsidR="00E040B3" w:rsidRDefault="00E040B3" w:rsidP="00E040B3">
      <w:proofErr w:type="spellStart"/>
      <w:r>
        <w:t>roi</w:t>
      </w:r>
      <w:proofErr w:type="spellEnd"/>
      <w:r>
        <w:t xml:space="preserve"> = </w:t>
      </w:r>
      <w:proofErr w:type="spellStart"/>
      <w:r>
        <w:t>ee.Geometry.Rectangle</w:t>
      </w:r>
      <w:proofErr w:type="spellEnd"/>
      <w:r>
        <w:t>([</w:t>
      </w:r>
      <w:proofErr w:type="spellStart"/>
      <w:r>
        <w:t>west_lon</w:t>
      </w:r>
      <w:proofErr w:type="spellEnd"/>
      <w:r>
        <w:t xml:space="preserve">, </w:t>
      </w:r>
      <w:proofErr w:type="spellStart"/>
      <w:r>
        <w:t>south_lat</w:t>
      </w:r>
      <w:proofErr w:type="spellEnd"/>
      <w:r>
        <w:t xml:space="preserve">, </w:t>
      </w:r>
      <w:proofErr w:type="spellStart"/>
      <w:r>
        <w:t>east_lon</w:t>
      </w:r>
      <w:proofErr w:type="spellEnd"/>
      <w:r>
        <w:t xml:space="preserve">, </w:t>
      </w:r>
      <w:proofErr w:type="spellStart"/>
      <w:r>
        <w:t>north_lat</w:t>
      </w:r>
      <w:proofErr w:type="spellEnd"/>
      <w:r>
        <w:t>])</w:t>
      </w:r>
    </w:p>
    <w:p w14:paraId="2D159092" w14:textId="77777777" w:rsidR="00E040B3" w:rsidRDefault="00E040B3" w:rsidP="00E040B3">
      <w:r>
        <w:t xml:space="preserve">Argument order is [W, S, E, N] in EPSG:4326. Reversed coordinates yield an empty geometry silently — no exception. For irregular boundaries, replace with </w:t>
      </w:r>
      <w:proofErr w:type="spellStart"/>
      <w:r>
        <w:t>ee.FeatureCollection</w:t>
      </w:r>
      <w:proofErr w:type="spellEnd"/>
      <w:r>
        <w:t>(&lt;asset&gt;).geometry() and ingest the project boundary as an EE asset, or read the extent of a project layer in ArcGIS and transcribe its WGS84 corners here.</w:t>
      </w:r>
    </w:p>
    <w:p w14:paraId="2F57E963" w14:textId="77777777" w:rsidR="00E040B3" w:rsidRDefault="00E040B3" w:rsidP="00E040B3">
      <w:pPr>
        <w:pStyle w:val="Heading3"/>
      </w:pPr>
      <w:r>
        <w:t>Temporal window</w:t>
      </w:r>
    </w:p>
    <w:p w14:paraId="5AA14538" w14:textId="77777777" w:rsidR="00E040B3" w:rsidRDefault="00E040B3" w:rsidP="00E040B3">
      <w:r>
        <w:t>Use July–September for both pre and post. Sentinel-2 revisit is 5 days, so two months yields a stable set of cloud-filtered scenes per pixel. Dormant-season composites (Oct–Dec, NH) corrupt dNDMI: senescence draws SWIR1 reflectance up before leaf-fall, producing a uniform false-positive moisture-stress signal.</w:t>
      </w:r>
    </w:p>
    <w:p w14:paraId="77E94F68" w14:textId="77777777" w:rsidR="00E040B3" w:rsidRDefault="00E040B3" w:rsidP="00E040B3">
      <w:r>
        <w:t>RP_START_BEGIN = "YYYY-07-01"; RP_START_END = "YYYY-09-01"</w:t>
      </w:r>
    </w:p>
    <w:p w14:paraId="4C982F5C" w14:textId="77777777" w:rsidR="00E040B3" w:rsidRDefault="00E040B3" w:rsidP="00E040B3">
      <w:r>
        <w:t>RP_END_BEGIN   = "YYYY-07-01"; RP_END_END   = "YYYY-09-01"</w:t>
      </w:r>
    </w:p>
    <w:p w14:paraId="055DA987" w14:textId="77777777" w:rsidR="00E040B3" w:rsidRDefault="00E040B3" w:rsidP="00E040B3">
      <w:pPr>
        <w:pStyle w:val="Heading3"/>
      </w:pPr>
      <w:r>
        <w:t>Cloud handling (Cloud Score+)</w:t>
      </w:r>
    </w:p>
    <w:p w14:paraId="753D4FFF" w14:textId="77777777" w:rsidR="00E040B3" w:rsidRDefault="00E040B3" w:rsidP="00E040B3">
      <w:r>
        <w:t xml:space="preserve">The ArcGIS script uses the Cloud Score+ quality mosaic rather than the legacy QA60 median. </w:t>
      </w:r>
      <w:proofErr w:type="spellStart"/>
      <w:r>
        <w:t>build_composite</w:t>
      </w:r>
      <w:proofErr w:type="spellEnd"/>
      <w:r>
        <w:t>() links COPERNICUS/S2_SR_HARMONIZED to GOOGLE/CLOUD_SCORE_PLUS and keeps pixels whose cs score meets CLEAR_THRESHOLD, then selects the best pixel per cell:</w:t>
      </w:r>
    </w:p>
    <w:p w14:paraId="4C32CD11" w14:textId="77777777" w:rsidR="00E040B3" w:rsidRDefault="00E040B3" w:rsidP="00E040B3">
      <w:r>
        <w:t>CLEAR_THRESHOLD = 0.40   # raise to 0.50-0.65 for stricter masking, fewer pixels</w:t>
      </w:r>
    </w:p>
    <w:p w14:paraId="53F1E083" w14:textId="77777777" w:rsidR="00E040B3" w:rsidRDefault="00E040B3" w:rsidP="00E040B3">
      <w:r>
        <w:t>A commented QA60 path (mask_s2_clouds and MAX_CLOUD) is retained in the script for parity with the QGIS version if you need to reproduce a prior run exactly.</w:t>
      </w:r>
    </w:p>
    <w:p w14:paraId="013EEB8B" w14:textId="77777777" w:rsidR="00E040B3" w:rsidRDefault="00E040B3" w:rsidP="00E040B3">
      <w:pPr>
        <w:pStyle w:val="Heading3"/>
      </w:pPr>
      <w:r>
        <w:lastRenderedPageBreak/>
        <w:t>Download scale</w:t>
      </w:r>
    </w:p>
    <w:p w14:paraId="65DEE0D3" w14:textId="77777777" w:rsidR="00E040B3" w:rsidRDefault="00E040B3" w:rsidP="00E040B3">
      <w:r>
        <w:t xml:space="preserve">DOWNLOAD_SCALE sets the resolution at which finished Earth Engine images are pulled to local </w:t>
      </w:r>
      <w:proofErr w:type="spellStart"/>
      <w:r>
        <w:t>GeoTIFFs</w:t>
      </w:r>
      <w:proofErr w:type="spellEnd"/>
      <w:r>
        <w:t xml:space="preserve"> for display in Pro. 20 m keeps the request under Earth Engine’s size ceiling for the Claybelt ROI; 10 m is finer but may be rejected, in which case use the Drive export fallback in Step 9.</w:t>
      </w:r>
    </w:p>
    <w:p w14:paraId="3263FABC" w14:textId="77777777" w:rsidR="00E040B3" w:rsidRDefault="00E040B3" w:rsidP="00E040B3">
      <w:r>
        <w:t>DOWNLOAD_SCALE = 20</w:t>
      </w:r>
    </w:p>
    <w:p w14:paraId="2BC31814" w14:textId="77777777" w:rsidR="00E040B3" w:rsidRDefault="00E040B3" w:rsidP="00990778"/>
    <w:p w14:paraId="32863578" w14:textId="77777777" w:rsidR="00E040B3" w:rsidRDefault="00E040B3" w:rsidP="00E040B3">
      <w:pPr>
        <w:pStyle w:val="Heading1"/>
      </w:pPr>
      <w:bookmarkStart w:id="5" w:name="_Toc235038933"/>
      <w:r>
        <w:t>Step 4. Composite construction</w:t>
      </w:r>
      <w:bookmarkEnd w:id="5"/>
    </w:p>
    <w:p w14:paraId="61BE15D5" w14:textId="77777777" w:rsidR="00E040B3" w:rsidRDefault="00E040B3" w:rsidP="00E040B3">
      <w:proofErr w:type="spellStart"/>
      <w:r>
        <w:t>build_composite</w:t>
      </w:r>
      <w:proofErr w:type="spellEnd"/>
      <w:r>
        <w:t xml:space="preserve">() pulls COPERNICUS/S2_SR_HARMONIZED, filters by date and bounds, links the Cloud Score+ collection, masks pixels below CLEAR_THRESHOLD, takes the per-cell best pixel with </w:t>
      </w:r>
      <w:proofErr w:type="spellStart"/>
      <w:r>
        <w:t>qualityMosaic</w:t>
      </w:r>
      <w:proofErr w:type="spellEnd"/>
      <w:r>
        <w:t>('</w:t>
      </w:r>
      <w:proofErr w:type="spellStart"/>
      <w:r>
        <w:t>cs'</w:t>
      </w:r>
      <w:proofErr w:type="spellEnd"/>
      <w:r>
        <w:t>), divides by 10000 to scale DN to surface reflectance, and clips to ROI. HARMONIZED is mandatory: it back-corrects the January 2022 processing baseline shift so pre-2022 scenes are radiometrically comparable to post-2022 scenes.</w:t>
      </w:r>
    </w:p>
    <w:p w14:paraId="54587308" w14:textId="77777777" w:rsidR="00E040B3" w:rsidRDefault="00E040B3" w:rsidP="00E040B3">
      <w:r>
        <w:t>The JRC GSW occurrence-band water mask is applied at the delta stage, not on the composite, so the RGB layers retain water for visual context:</w:t>
      </w:r>
    </w:p>
    <w:p w14:paraId="6041CDE6" w14:textId="77777777" w:rsidR="00E040B3" w:rsidRDefault="00E040B3" w:rsidP="00E040B3">
      <w:proofErr w:type="spellStart"/>
      <w:r>
        <w:t>water_mask</w:t>
      </w:r>
      <w:proofErr w:type="spellEnd"/>
      <w:r>
        <w:t xml:space="preserve"> = ee.Image("JRC/GSW1_4/GlobalSurfaceWater").select("occurrence").lt(50).unmask(1)</w:t>
      </w:r>
    </w:p>
    <w:p w14:paraId="5784E225" w14:textId="77777777" w:rsidR="00E040B3" w:rsidRDefault="00E040B3" w:rsidP="00E040B3">
      <w:r>
        <w:t xml:space="preserve">unmask(1) is critical — without it, pixels outside the GSW footprint (high latitudes, small islands) become </w:t>
      </w:r>
      <w:proofErr w:type="spellStart"/>
      <w:r>
        <w:t>NoData</w:t>
      </w:r>
      <w:proofErr w:type="spellEnd"/>
      <w:r>
        <w:t xml:space="preserve"> in every delta.</w:t>
      </w:r>
    </w:p>
    <w:p w14:paraId="1FE48D5F" w14:textId="77777777" w:rsidR="00E040B3" w:rsidRDefault="00E040B3" w:rsidP="00E040B3">
      <w:pPr>
        <w:pStyle w:val="Heading1"/>
      </w:pPr>
      <w:bookmarkStart w:id="6" w:name="_Toc235038934"/>
      <w:r>
        <w:t>Step 5. Indices and deltas</w:t>
      </w:r>
      <w:bookmarkEnd w:id="6"/>
    </w:p>
    <w:p w14:paraId="1E102684" w14:textId="77777777" w:rsidR="00E040B3" w:rsidRDefault="00E040B3" w:rsidP="00E040B3">
      <w:r>
        <w:t xml:space="preserve">NDVI = (B8 − B4) / (B8 + B4) — NIR / red; canopy </w:t>
      </w:r>
      <w:proofErr w:type="spellStart"/>
      <w:r>
        <w:t>vigour</w:t>
      </w:r>
      <w:proofErr w:type="spellEnd"/>
      <w:r>
        <w:t>; drops on biomass loss. NDMI = (B8 − B11) / (B8 + B11) — NIR / SWIR1; leaf-water content; precedes NDVI on drought, beetle, and pathogen stress. NBR = (B8A − B12) / (B8A + B12) — narrow NIR / SWIR2; char and ash signal; standard MTBS index.</w:t>
      </w:r>
    </w:p>
    <w:p w14:paraId="6CA267D9" w14:textId="77777777" w:rsidR="00E040B3" w:rsidRDefault="00E040B3" w:rsidP="00E040B3">
      <w:r>
        <w:t>Delta sign convention (matters for downstream classifiers and audit defensibility):</w:t>
      </w:r>
    </w:p>
    <w:p w14:paraId="2D76DE21" w14:textId="77777777" w:rsidR="00E040B3" w:rsidRDefault="00E040B3" w:rsidP="00E040B3">
      <w:pPr>
        <w:pStyle w:val="ListParagraph"/>
      </w:pPr>
      <w:proofErr w:type="spellStart"/>
      <w:r>
        <w:t>dNDVI</w:t>
      </w:r>
      <w:proofErr w:type="spellEnd"/>
      <w:r>
        <w:t xml:space="preserve"> = pre − post.  +</w:t>
      </w:r>
      <w:proofErr w:type="spellStart"/>
      <w:r>
        <w:t>ve</w:t>
      </w:r>
      <w:proofErr w:type="spellEnd"/>
      <w:r>
        <w:t xml:space="preserve"> = canopy loss.</w:t>
      </w:r>
    </w:p>
    <w:p w14:paraId="443459DA" w14:textId="77777777" w:rsidR="00E040B3" w:rsidRDefault="00E040B3" w:rsidP="00E040B3">
      <w:pPr>
        <w:pStyle w:val="ListParagraph"/>
      </w:pPr>
      <w:r>
        <w:t>dNDMI = pre − post.  +</w:t>
      </w:r>
      <w:proofErr w:type="spellStart"/>
      <w:r>
        <w:t>ve</w:t>
      </w:r>
      <w:proofErr w:type="spellEnd"/>
      <w:r>
        <w:t xml:space="preserve"> = moisture loss.</w:t>
      </w:r>
    </w:p>
    <w:p w14:paraId="2767CD13" w14:textId="77777777" w:rsidR="00E040B3" w:rsidRDefault="00E040B3" w:rsidP="00E040B3">
      <w:pPr>
        <w:pStyle w:val="ListParagraph"/>
      </w:pPr>
      <w:r>
        <w:t>dNBR  = post − pre.  +</w:t>
      </w:r>
      <w:proofErr w:type="spellStart"/>
      <w:r>
        <w:t>ve</w:t>
      </w:r>
      <w:proofErr w:type="spellEnd"/>
      <w:r>
        <w:t xml:space="preserve"> = burned (MTBS / USFS R6).</w:t>
      </w:r>
    </w:p>
    <w:p w14:paraId="54331350" w14:textId="77777777" w:rsidR="00E040B3" w:rsidRDefault="00E040B3" w:rsidP="00E040B3">
      <w:pPr>
        <w:pStyle w:val="Heading1"/>
      </w:pPr>
      <w:bookmarkStart w:id="7" w:name="_Toc235038935"/>
      <w:r>
        <w:t>Step 6. Histogram-driven thresholding</w:t>
      </w:r>
      <w:bookmarkEnd w:id="7"/>
    </w:p>
    <w:p w14:paraId="4678D3DB" w14:textId="77777777" w:rsidR="00E040B3" w:rsidRDefault="00E040B3" w:rsidP="00E040B3">
      <w:r>
        <w:t xml:space="preserve">Inspect the histogram before classifying. The script </w:t>
      </w:r>
      <w:proofErr w:type="spellStart"/>
      <w:r>
        <w:t>reduceRegion</w:t>
      </w:r>
      <w:proofErr w:type="spellEnd"/>
      <w:r>
        <w:t xml:space="preserve">()s each delta with </w:t>
      </w:r>
      <w:proofErr w:type="spellStart"/>
      <w:r>
        <w:t>ee.Reducer.fixedHistogram</w:t>
      </w:r>
      <w:proofErr w:type="spellEnd"/>
      <w:r>
        <w:t xml:space="preserve">(-0.5, 0.8, 130) at scale=20 and </w:t>
      </w:r>
      <w:proofErr w:type="spellStart"/>
      <w:r>
        <w:t>maxPixels</w:t>
      </w:r>
      <w:proofErr w:type="spellEnd"/>
      <w:r>
        <w:t xml:space="preserve">=1e9, pulls the counts with </w:t>
      </w:r>
      <w:proofErr w:type="spellStart"/>
      <w:r>
        <w:t>getInfo</w:t>
      </w:r>
      <w:proofErr w:type="spellEnd"/>
      <w:r>
        <w:t xml:space="preserve">(), and renders each histogram with matplotlib. Because the Pro Python window has no interactive plot window, the script forces the non-interactive Agg backend and saves the plots as PNG files in the output folder (dNDMI_histogram_B.png, dNDVI_histogram_B.png, dNBR_histogram_B.png) instead of calling </w:t>
      </w:r>
      <w:proofErr w:type="spellStart"/>
      <w:r>
        <w:t>plt.show</w:t>
      </w:r>
      <w:proofErr w:type="spellEnd"/>
      <w:r>
        <w:t>().</w:t>
      </w:r>
    </w:p>
    <w:p w14:paraId="246452B3" w14:textId="77777777" w:rsidR="00E040B3" w:rsidRDefault="00E040B3" w:rsidP="00E040B3">
      <w:r>
        <w:t>Distribution diagnostics:</w:t>
      </w:r>
    </w:p>
    <w:p w14:paraId="37C56436" w14:textId="77777777" w:rsidR="00E040B3" w:rsidRDefault="00E040B3" w:rsidP="00E040B3">
      <w:pPr>
        <w:pStyle w:val="ListParagraph"/>
      </w:pPr>
      <w:r>
        <w:t>Unimodal at 0, narrow tail =&gt; noise / phenology only; defaults hold.</w:t>
      </w:r>
    </w:p>
    <w:p w14:paraId="2AA23486" w14:textId="77777777" w:rsidR="00E040B3" w:rsidRDefault="00E040B3" w:rsidP="00E040B3">
      <w:pPr>
        <w:pStyle w:val="ListParagraph"/>
      </w:pPr>
      <w:r>
        <w:t>Bimodal with a gap above ~0.15 =&gt; real disturbance signal; place the Low break in the gap, not on a default.</w:t>
      </w:r>
    </w:p>
    <w:p w14:paraId="2BC5C868" w14:textId="77777777" w:rsidR="00E040B3" w:rsidRDefault="00E040B3" w:rsidP="00E040B3">
      <w:pPr>
        <w:pStyle w:val="ListParagraph"/>
      </w:pPr>
      <w:r>
        <w:t>Long unimodal right-tail with no gap =&gt; composite contamination (cloud shadow, senescence, BRDF). Re-run with a stricter CLEAR_THRESHOLD or a shifted window before classifying.</w:t>
      </w:r>
    </w:p>
    <w:p w14:paraId="5DA5FB72" w14:textId="77777777" w:rsidR="00E040B3" w:rsidRDefault="00E040B3" w:rsidP="00E040B3">
      <w:r>
        <w:t>Default breaks (override only when the histogram supports it; document the deviation in the project workbook):</w:t>
      </w:r>
    </w:p>
    <w:p w14:paraId="43AC310F" w14:textId="77777777" w:rsidR="00E040B3" w:rsidRDefault="00E040B3" w:rsidP="00E040B3">
      <w:pPr>
        <w:pStyle w:val="ListParagraph"/>
      </w:pPr>
      <w:proofErr w:type="spellStart"/>
      <w:r>
        <w:t>dNDVI</w:t>
      </w:r>
      <w:proofErr w:type="spellEnd"/>
      <w:r>
        <w:t xml:space="preserve"> — Low 0.15–0.20, Mod 0.20–0.30, High &gt; 0.30.</w:t>
      </w:r>
    </w:p>
    <w:p w14:paraId="3FE2F4D3" w14:textId="77777777" w:rsidR="00E040B3" w:rsidRDefault="00E040B3" w:rsidP="00E040B3">
      <w:pPr>
        <w:pStyle w:val="ListParagraph"/>
      </w:pPr>
      <w:r>
        <w:t>dNDMI — Low 0.05–0.15, Mod 0.15–0.25, High &gt; 0.25.</w:t>
      </w:r>
    </w:p>
    <w:p w14:paraId="00D71D78" w14:textId="77777777" w:rsidR="00E040B3" w:rsidRDefault="00E040B3" w:rsidP="00E040B3">
      <w:pPr>
        <w:pStyle w:val="ListParagraph"/>
      </w:pPr>
      <w:r>
        <w:t>dNBR  — Low 0.10–0.27, Mod 0.27–0.44, High &gt; 0.44 (MTBS / USFS PNW).</w:t>
      </w:r>
    </w:p>
    <w:tbl>
      <w:tblPr>
        <w:tblW w:w="0" w:type="auto"/>
        <w:tblLook w:val="04A0" w:firstRow="1" w:lastRow="0" w:firstColumn="1" w:lastColumn="0" w:noHBand="0" w:noVBand="1"/>
      </w:tblPr>
      <w:tblGrid>
        <w:gridCol w:w="9011"/>
      </w:tblGrid>
      <w:tr w:rsidR="00E040B3" w14:paraId="20585263" w14:textId="77777777" w:rsidTr="00274636">
        <w:tc>
          <w:tcPr>
            <w:tcW w:w="9027" w:type="dxa"/>
            <w:tcBorders>
              <w:top w:val="dashed" w:sz="6" w:space="0" w:color="B0B0B4"/>
              <w:left w:val="dashed" w:sz="6" w:space="0" w:color="B0B0B4"/>
              <w:bottom w:val="dashed" w:sz="6" w:space="0" w:color="B0B0B4"/>
              <w:right w:val="dashed" w:sz="6" w:space="0" w:color="B0B0B4"/>
            </w:tcBorders>
            <w:shd w:val="clear" w:color="auto" w:fill="FAFAFA"/>
          </w:tcPr>
          <w:p w14:paraId="57923DC3" w14:textId="77777777" w:rsidR="00E040B3" w:rsidRDefault="00E040B3" w:rsidP="00274636">
            <w:pPr>
              <w:jc w:val="center"/>
            </w:pPr>
            <w:r>
              <w:rPr>
                <w:i/>
                <w:color w:val="6F6F74"/>
                <w:sz w:val="18"/>
              </w:rPr>
              <w:t>▢  SCREENSHOT PLACEHOLDER  —  Figure 8 — saved dNDMI histogram PNG</w:t>
            </w:r>
          </w:p>
        </w:tc>
      </w:tr>
    </w:tbl>
    <w:p w14:paraId="775D5828" w14:textId="77777777" w:rsidR="00E040B3" w:rsidRDefault="00E040B3" w:rsidP="00E040B3"/>
    <w:p w14:paraId="530BFF93" w14:textId="77777777" w:rsidR="00E040B3" w:rsidRDefault="00E040B3" w:rsidP="00E040B3">
      <w:r>
        <w:t>Figure 8. dNDMI distribution saved by the script. Read the modality and the gap before committing to class breaks.</w:t>
      </w:r>
    </w:p>
    <w:p w14:paraId="0E588CC9" w14:textId="77777777" w:rsidR="00E040B3" w:rsidRDefault="00E040B3" w:rsidP="00E040B3">
      <w:pPr>
        <w:pStyle w:val="Heading1"/>
      </w:pPr>
      <w:bookmarkStart w:id="8" w:name="_Toc235038936"/>
      <w:r>
        <w:t>Step 7. Classification and rendering</w:t>
      </w:r>
      <w:bookmarkEnd w:id="8"/>
    </w:p>
    <w:p w14:paraId="761DC173" w14:textId="77777777" w:rsidR="00E040B3" w:rsidRDefault="00E040B3" w:rsidP="00E040B3">
      <w:proofErr w:type="spellStart"/>
      <w:r>
        <w:t>classify_delta</w:t>
      </w:r>
      <w:proofErr w:type="spellEnd"/>
      <w:r>
        <w:t xml:space="preserve">_*() functions emit Int16 class rasters (0 = undisturbed, 1 = Low, 2 = Mod, 3 = High). </w:t>
      </w:r>
      <w:proofErr w:type="spellStart"/>
      <w:r>
        <w:t>updateMask</w:t>
      </w:r>
      <w:proofErr w:type="spellEnd"/>
      <w:r>
        <w:t xml:space="preserve">(class.gt(0)) sets class 0 transparent so the underlying composite shows through — necessary for the visual cross-check between </w:t>
      </w:r>
      <w:proofErr w:type="spellStart"/>
      <w:r>
        <w:t>dNDVI</w:t>
      </w:r>
      <w:proofErr w:type="spellEnd"/>
      <w:r>
        <w:t xml:space="preserve"> and dNBR layers.</w:t>
      </w:r>
    </w:p>
    <w:p w14:paraId="6E934F16" w14:textId="77777777" w:rsidR="00E040B3" w:rsidRDefault="00E040B3" w:rsidP="00E040B3">
      <w:r>
        <w:t xml:space="preserve">This is where the ArcGIS implementation diverges from QGIS. There </w:t>
      </w:r>
      <w:proofErr w:type="gramStart"/>
      <w:r>
        <w:t>is</w:t>
      </w:r>
      <w:proofErr w:type="gramEnd"/>
      <w:r>
        <w:t xml:space="preserve"> no </w:t>
      </w:r>
      <w:proofErr w:type="spellStart"/>
      <w:r>
        <w:t>geemap</w:t>
      </w:r>
      <w:proofErr w:type="spellEnd"/>
      <w:r>
        <w:t xml:space="preserve"> map object and no </w:t>
      </w:r>
      <w:proofErr w:type="spellStart"/>
      <w:r>
        <w:t>m.addLayer</w:t>
      </w:r>
      <w:proofErr w:type="spellEnd"/>
      <w:r>
        <w:t xml:space="preserve">(). </w:t>
      </w:r>
      <w:proofErr w:type="gramStart"/>
      <w:r>
        <w:t>Instead</w:t>
      </w:r>
      <w:proofErr w:type="gramEnd"/>
      <w:r>
        <w:t xml:space="preserve"> the script brings each finished Earth Engine image down to a local </w:t>
      </w:r>
      <w:proofErr w:type="spellStart"/>
      <w:r>
        <w:t>GeoTIFF</w:t>
      </w:r>
      <w:proofErr w:type="spellEnd"/>
      <w:r>
        <w:t xml:space="preserve"> and adds it to the active map:</w:t>
      </w:r>
    </w:p>
    <w:p w14:paraId="244DF801" w14:textId="77777777" w:rsidR="00E040B3" w:rsidRDefault="00E040B3" w:rsidP="00E040B3">
      <w:pPr>
        <w:pStyle w:val="ListParagraph"/>
      </w:pPr>
      <w:proofErr w:type="spellStart"/>
      <w:r>
        <w:t>download_ee_image</w:t>
      </w:r>
      <w:proofErr w:type="spellEnd"/>
      <w:r>
        <w:t xml:space="preserve">() calls </w:t>
      </w:r>
      <w:proofErr w:type="spellStart"/>
      <w:r>
        <w:t>getDownloadURL</w:t>
      </w:r>
      <w:proofErr w:type="spellEnd"/>
      <w:r>
        <w:t xml:space="preserve">() on the classified image and writes a </w:t>
      </w:r>
      <w:proofErr w:type="spellStart"/>
      <w:r>
        <w:t>GeoTIFF</w:t>
      </w:r>
      <w:proofErr w:type="spellEnd"/>
      <w:r>
        <w:t xml:space="preserve"> into the output folder (unzipping the response if Earth Engine returns an archive).</w:t>
      </w:r>
    </w:p>
    <w:p w14:paraId="5E2FFF53" w14:textId="77777777" w:rsidR="00E040B3" w:rsidRDefault="00E040B3" w:rsidP="00E040B3">
      <w:pPr>
        <w:pStyle w:val="ListParagraph"/>
      </w:pPr>
      <w:proofErr w:type="spellStart"/>
      <w:r>
        <w:t>add_to_map</w:t>
      </w:r>
      <w:proofErr w:type="spellEnd"/>
      <w:r>
        <w:t xml:space="preserve">() calls the active map’s </w:t>
      </w:r>
      <w:proofErr w:type="spellStart"/>
      <w:r>
        <w:t>addDataFromPath</w:t>
      </w:r>
      <w:proofErr w:type="spellEnd"/>
      <w:r>
        <w:t xml:space="preserve">() to load that </w:t>
      </w:r>
      <w:proofErr w:type="spellStart"/>
      <w:r>
        <w:t>GeoTIFF</w:t>
      </w:r>
      <w:proofErr w:type="spellEnd"/>
      <w:r>
        <w:t xml:space="preserve">, then bakes a class colormap (1 Low / 2 Mod / 3 High) with </w:t>
      </w:r>
      <w:proofErr w:type="spellStart"/>
      <w:r>
        <w:t>arcpy.management.AddColormap</w:t>
      </w:r>
      <w:proofErr w:type="spellEnd"/>
      <w:r>
        <w:t xml:space="preserve"> using a .</w:t>
      </w:r>
      <w:proofErr w:type="spellStart"/>
      <w:r>
        <w:t>clr</w:t>
      </w:r>
      <w:proofErr w:type="spellEnd"/>
      <w:r>
        <w:t xml:space="preserve"> file written next to the raster.</w:t>
      </w:r>
    </w:p>
    <w:p w14:paraId="7262FF7F" w14:textId="77777777" w:rsidR="00E040B3" w:rsidRDefault="00E040B3" w:rsidP="00E040B3">
      <w:r>
        <w:t xml:space="preserve">Layers populate the Contents pane: classified </w:t>
      </w:r>
      <w:proofErr w:type="spellStart"/>
      <w:r>
        <w:t>dNDVI</w:t>
      </w:r>
      <w:proofErr w:type="spellEnd"/>
      <w:r>
        <w:t>, dNDMI, dNBR visible; continuous deltas and pre/post RGB are optional and controlled by the ADD_CONTINUOUS flag. Any styling beyond the class colormap is finished in Pro’s Symbology pane — the output is a standard raster you can restyle freely.</w:t>
      </w:r>
    </w:p>
    <w:tbl>
      <w:tblPr>
        <w:tblW w:w="0" w:type="auto"/>
        <w:tblLook w:val="04A0" w:firstRow="1" w:lastRow="0" w:firstColumn="1" w:lastColumn="0" w:noHBand="0" w:noVBand="1"/>
      </w:tblPr>
      <w:tblGrid>
        <w:gridCol w:w="9011"/>
      </w:tblGrid>
      <w:tr w:rsidR="00E040B3" w14:paraId="5BEA515F" w14:textId="77777777" w:rsidTr="00274636">
        <w:tc>
          <w:tcPr>
            <w:tcW w:w="9027" w:type="dxa"/>
            <w:tcBorders>
              <w:top w:val="dashed" w:sz="6" w:space="0" w:color="B0B0B4"/>
              <w:left w:val="dashed" w:sz="6" w:space="0" w:color="B0B0B4"/>
              <w:bottom w:val="dashed" w:sz="6" w:space="0" w:color="B0B0B4"/>
              <w:right w:val="dashed" w:sz="6" w:space="0" w:color="B0B0B4"/>
            </w:tcBorders>
            <w:shd w:val="clear" w:color="auto" w:fill="FAFAFA"/>
          </w:tcPr>
          <w:p w14:paraId="5AF09E00" w14:textId="77777777" w:rsidR="00E040B3" w:rsidRDefault="00E040B3" w:rsidP="00274636">
            <w:pPr>
              <w:jc w:val="center"/>
            </w:pPr>
            <w:r>
              <w:rPr>
                <w:i/>
                <w:color w:val="6F6F74"/>
                <w:sz w:val="18"/>
              </w:rPr>
              <w:t>▢  SCREENSHOT PLACEHOLDER  —  Figure 9 — classified layers in the Contents pane</w:t>
            </w:r>
          </w:p>
        </w:tc>
      </w:tr>
    </w:tbl>
    <w:p w14:paraId="47408E84" w14:textId="77777777" w:rsidR="00E040B3" w:rsidRDefault="00E040B3" w:rsidP="00E040B3"/>
    <w:p w14:paraId="12A8321A" w14:textId="77777777" w:rsidR="00E040B3" w:rsidRDefault="00E040B3" w:rsidP="00E040B3">
      <w:r>
        <w:t xml:space="preserve">Figure 9. Classified </w:t>
      </w:r>
      <w:proofErr w:type="spellStart"/>
      <w:r>
        <w:t>dNDVI</w:t>
      </w:r>
      <w:proofErr w:type="spellEnd"/>
      <w:r>
        <w:t xml:space="preserve"> / dNDMI / dNBR rasters added to the map with Low/Mod/High colormaps, listed in the Contents pane.</w:t>
      </w:r>
    </w:p>
    <w:p w14:paraId="5996C23F" w14:textId="77777777" w:rsidR="00E040B3" w:rsidRDefault="00E040B3" w:rsidP="00E040B3">
      <w:pPr>
        <w:pStyle w:val="Heading1"/>
      </w:pPr>
      <w:bookmarkStart w:id="9" w:name="_Toc235038937"/>
      <w:r>
        <w:t>Step 8. Multi-period stack</w:t>
      </w:r>
      <w:bookmarkEnd w:id="9"/>
    </w:p>
    <w:p w14:paraId="07A6CA93" w14:textId="77777777" w:rsidR="00E040B3" w:rsidRDefault="00E040B3" w:rsidP="00E040B3">
      <w:r>
        <w:t xml:space="preserve">Populate RP_DATES with one entry per Reporting Period; the loop reuses </w:t>
      </w:r>
      <w:proofErr w:type="spellStart"/>
      <w:r>
        <w:t>build_composite</w:t>
      </w:r>
      <w:proofErr w:type="spellEnd"/>
      <w:r>
        <w:t>() and the classifiers, so thresholds remain comparable across periods. Set ADD_RP_STACK = True to download and add each period’s classified layers to the map:</w:t>
      </w:r>
    </w:p>
    <w:p w14:paraId="24B61B28" w14:textId="77777777" w:rsidR="00E040B3" w:rsidRDefault="00E040B3" w:rsidP="00E040B3">
      <w:r>
        <w:t>RP_DATES = {</w:t>
      </w:r>
    </w:p>
    <w:p w14:paraId="793C9862" w14:textId="77777777" w:rsidR="00E040B3" w:rsidRDefault="00E040B3" w:rsidP="00E040B3">
      <w:r>
        <w:t xml:space="preserve">  "RP5": {"pre_start":"2022-07-01","pre_end":"2022-09-01",</w:t>
      </w:r>
    </w:p>
    <w:p w14:paraId="24AED30D" w14:textId="77777777" w:rsidR="00E040B3" w:rsidRDefault="00E040B3" w:rsidP="00E040B3">
      <w:r>
        <w:t xml:space="preserve">          "</w:t>
      </w:r>
      <w:proofErr w:type="gramStart"/>
      <w:r>
        <w:t>post</w:t>
      </w:r>
      <w:proofErr w:type="gramEnd"/>
      <w:r>
        <w:t>_start":"2024-07-01","post_end":"2024-09-01"},</w:t>
      </w:r>
    </w:p>
    <w:p w14:paraId="61E35F54" w14:textId="77777777" w:rsidR="00E040B3" w:rsidRDefault="00E040B3" w:rsidP="00E040B3">
      <w:r>
        <w:t xml:space="preserve">  "RP6": {"pre_start":"2024-07-01","pre_end":"2024-09-01",</w:t>
      </w:r>
    </w:p>
    <w:p w14:paraId="6ACD0FE6" w14:textId="77777777" w:rsidR="00E040B3" w:rsidRDefault="00E040B3" w:rsidP="00E040B3">
      <w:r>
        <w:t xml:space="preserve">          "</w:t>
      </w:r>
      <w:proofErr w:type="gramStart"/>
      <w:r>
        <w:t>post</w:t>
      </w:r>
      <w:proofErr w:type="gramEnd"/>
      <w:r>
        <w:t>_start":"2025-07-01","post_end":"2025-09-01"},</w:t>
      </w:r>
    </w:p>
    <w:p w14:paraId="57E7EA75" w14:textId="77777777" w:rsidR="00E040B3" w:rsidRDefault="00E040B3" w:rsidP="00E040B3">
      <w:r>
        <w:t>}</w:t>
      </w:r>
    </w:p>
    <w:p w14:paraId="771A66BD" w14:textId="77777777" w:rsidR="00E040B3" w:rsidRDefault="00E040B3" w:rsidP="00E040B3">
      <w:r>
        <w:t>Use the same Jul–Sep windows across all RPs; phenology drift between periods is the most common source of fake inter-period change.</w:t>
      </w:r>
    </w:p>
    <w:p w14:paraId="4AE45180" w14:textId="77777777" w:rsidR="00E040B3" w:rsidRDefault="00E040B3" w:rsidP="00E040B3">
      <w:pPr>
        <w:pStyle w:val="Heading1"/>
      </w:pPr>
      <w:bookmarkStart w:id="10" w:name="_Toc235038938"/>
      <w:r>
        <w:t>Step 9. Export and persistence</w:t>
      </w:r>
      <w:bookmarkEnd w:id="10"/>
    </w:p>
    <w:p w14:paraId="34178A78" w14:textId="77777777" w:rsidR="00E040B3" w:rsidRDefault="00E040B3" w:rsidP="00E040B3">
      <w:r>
        <w:t>There are two archival routes; the ArcGIS workflow makes the first the default:</w:t>
      </w:r>
    </w:p>
    <w:p w14:paraId="0627F7D0" w14:textId="77777777" w:rsidR="00E040B3" w:rsidRDefault="00E040B3" w:rsidP="00E040B3">
      <w:pPr>
        <w:pStyle w:val="ListParagraph"/>
      </w:pPr>
      <w:r>
        <w:t xml:space="preserve">Local </w:t>
      </w:r>
      <w:proofErr w:type="spellStart"/>
      <w:r>
        <w:t>GeoTIFFs</w:t>
      </w:r>
      <w:proofErr w:type="spellEnd"/>
      <w:r>
        <w:t xml:space="preserve"> (default). The </w:t>
      </w:r>
      <w:proofErr w:type="spellStart"/>
      <w:r>
        <w:t>download_ee_image</w:t>
      </w:r>
      <w:proofErr w:type="spellEnd"/>
      <w:r>
        <w:t xml:space="preserve">() step in Step 7 already writes each classified raster to the output folder. Those </w:t>
      </w:r>
      <w:proofErr w:type="spellStart"/>
      <w:r>
        <w:t>GeoTIFFs</w:t>
      </w:r>
      <w:proofErr w:type="spellEnd"/>
      <w:r>
        <w:t xml:space="preserve"> are your archival deliverables </w:t>
      </w:r>
      <w:proofErr w:type="gramStart"/>
      <w:r>
        <w:t>and,</w:t>
      </w:r>
      <w:proofErr w:type="gramEnd"/>
      <w:r>
        <w:t xml:space="preserve"> being local, they reopen with the project without round-tripping Earth Engine. Reproject to the project UTM zone with Project Raster before any area calculation — Earth Engine area on a 4326 grid is biased at high latitudes.</w:t>
      </w:r>
    </w:p>
    <w:p w14:paraId="465A8E59" w14:textId="77777777" w:rsidR="00E040B3" w:rsidRDefault="00E040B3" w:rsidP="00E040B3">
      <w:pPr>
        <w:pStyle w:val="ListParagraph"/>
      </w:pPr>
      <w:r>
        <w:t xml:space="preserve">Google Drive (fallback for large AOIs). Set EXPORT = True (single-period) or EXPORT_STACK = True (multi-period) to queue </w:t>
      </w:r>
      <w:proofErr w:type="spellStart"/>
      <w:r>
        <w:t>ee.batch.Export.image.toDrive</w:t>
      </w:r>
      <w:proofErr w:type="spellEnd"/>
      <w:r>
        <w:t xml:space="preserve">() at scale=10, </w:t>
      </w:r>
      <w:proofErr w:type="spellStart"/>
      <w:r>
        <w:t>crs</w:t>
      </w:r>
      <w:proofErr w:type="spellEnd"/>
      <w:r>
        <w:t xml:space="preserve">=EPSG:4326, </w:t>
      </w:r>
      <w:proofErr w:type="spellStart"/>
      <w:r>
        <w:t>fileFormat</w:t>
      </w:r>
      <w:proofErr w:type="spellEnd"/>
      <w:r>
        <w:t>=</w:t>
      </w:r>
      <w:proofErr w:type="spellStart"/>
      <w:r>
        <w:t>GeoTIFF</w:t>
      </w:r>
      <w:proofErr w:type="spellEnd"/>
      <w:r>
        <w:t xml:space="preserve"> into </w:t>
      </w:r>
      <w:proofErr w:type="spellStart"/>
      <w:r>
        <w:t>GEE_Exports</w:t>
      </w:r>
      <w:proofErr w:type="spellEnd"/>
      <w:r>
        <w:t xml:space="preserve">/ on the bound Drive. Use this when </w:t>
      </w:r>
      <w:proofErr w:type="spellStart"/>
      <w:r>
        <w:t>getDownloadURL</w:t>
      </w:r>
      <w:proofErr w:type="spellEnd"/>
      <w:r>
        <w:t xml:space="preserve"> </w:t>
      </w:r>
      <w:r>
        <w:lastRenderedPageBreak/>
        <w:t xml:space="preserve">rejects a 10 m request. Monitor tasks at code.earthengine.google.com =&gt; Tasks, then pull the </w:t>
      </w:r>
      <w:proofErr w:type="spellStart"/>
      <w:r>
        <w:t>GeoTIFFs</w:t>
      </w:r>
      <w:proofErr w:type="spellEnd"/>
      <w:r>
        <w:t xml:space="preserve"> into the project store and add them with </w:t>
      </w:r>
      <w:proofErr w:type="spellStart"/>
      <w:r>
        <w:t>addDataFromPath</w:t>
      </w:r>
      <w:proofErr w:type="spellEnd"/>
      <w:r>
        <w:t>().</w:t>
      </w:r>
    </w:p>
    <w:p w14:paraId="1B13D77B" w14:textId="77777777" w:rsidR="00E040B3" w:rsidRDefault="00E040B3" w:rsidP="00E040B3">
      <w:pPr>
        <w:pStyle w:val="Heading1"/>
      </w:pPr>
      <w:bookmarkStart w:id="11" w:name="_Toc235038939"/>
      <w:r>
        <w:t>Operational tips</w:t>
      </w:r>
      <w:bookmarkEnd w:id="11"/>
    </w:p>
    <w:p w14:paraId="564BBC5E" w14:textId="77777777" w:rsidR="00E040B3" w:rsidRDefault="00E040B3" w:rsidP="00990778"/>
    <w:p w14:paraId="4DAD957B" w14:textId="77777777" w:rsidR="00E040B3" w:rsidRDefault="00E040B3" w:rsidP="00E040B3">
      <w:pPr>
        <w:pStyle w:val="Heading3"/>
      </w:pPr>
      <w:r>
        <w:t>Interpreter, not the application</w:t>
      </w:r>
    </w:p>
    <w:p w14:paraId="174C6D0C" w14:textId="77777777" w:rsidR="00E040B3" w:rsidRDefault="00E040B3" w:rsidP="00E040B3">
      <w:r>
        <w:t xml:space="preserve">If you ever adapt the install logic, remember that </w:t>
      </w:r>
      <w:proofErr w:type="spellStart"/>
      <w:r>
        <w:t>sys.executable</w:t>
      </w:r>
      <w:proofErr w:type="spellEnd"/>
      <w:r>
        <w:t xml:space="preserve"> in the Pro Python window is ArcGISPro.exe. Calling it with -m pip launches a second copy of ArcGIS Pro instead of running pip. Always target the real interpreter at </w:t>
      </w:r>
      <w:proofErr w:type="spellStart"/>
      <w:r>
        <w:t>sys.prefix</w:t>
      </w:r>
      <w:proofErr w:type="spellEnd"/>
      <w:r>
        <w:t>\python.exe. The shipped script already does this.</w:t>
      </w:r>
    </w:p>
    <w:p w14:paraId="6A002545" w14:textId="77777777" w:rsidR="00E040B3" w:rsidRDefault="00E040B3" w:rsidP="00E040B3">
      <w:pPr>
        <w:pStyle w:val="Heading3"/>
      </w:pPr>
      <w:proofErr w:type="spellStart"/>
      <w:r>
        <w:t>conda</w:t>
      </w:r>
      <w:proofErr w:type="spellEnd"/>
      <w:r>
        <w:t xml:space="preserve"> ignores pip --user</w:t>
      </w:r>
    </w:p>
    <w:p w14:paraId="22A2C5F3" w14:textId="77777777" w:rsidR="00E040B3" w:rsidRDefault="00E040B3" w:rsidP="00E040B3">
      <w:proofErr w:type="spellStart"/>
      <w:r>
        <w:t>earthengine-api</w:t>
      </w:r>
      <w:proofErr w:type="spellEnd"/>
      <w:r>
        <w:t xml:space="preserve"> must be installed into an explicit --target folder that the script adds to </w:t>
      </w:r>
      <w:proofErr w:type="spellStart"/>
      <w:r>
        <w:t>sys.path</w:t>
      </w:r>
      <w:proofErr w:type="spellEnd"/>
      <w:r>
        <w:t xml:space="preserve">, not the pip --user location, which </w:t>
      </w:r>
      <w:proofErr w:type="spellStart"/>
      <w:r>
        <w:t>conda</w:t>
      </w:r>
      <w:proofErr w:type="spellEnd"/>
      <w:r>
        <w:t xml:space="preserve"> environments never read. If a run reports the package installed but not importable, restart Pro once; the target folder persists on </w:t>
      </w:r>
      <w:proofErr w:type="gramStart"/>
      <w:r>
        <w:t>disk</w:t>
      </w:r>
      <w:proofErr w:type="gramEnd"/>
      <w:r>
        <w:t xml:space="preserve"> and the restart run picks it up.</w:t>
      </w:r>
    </w:p>
    <w:p w14:paraId="5990B4BF" w14:textId="77777777" w:rsidR="00E040B3" w:rsidRDefault="00E040B3" w:rsidP="00E040B3">
      <w:pPr>
        <w:pStyle w:val="Heading3"/>
      </w:pPr>
      <w:r>
        <w:t>No active map</w:t>
      </w:r>
    </w:p>
    <w:p w14:paraId="1F72E971" w14:textId="77777777" w:rsidR="00E040B3" w:rsidRDefault="00E040B3" w:rsidP="00E040B3">
      <w:proofErr w:type="spellStart"/>
      <w:r>
        <w:t>addDataFromPath</w:t>
      </w:r>
      <w:proofErr w:type="spellEnd"/>
      <w:r>
        <w:t xml:space="preserve">() needs an active Map view. If the console prints “no active map,” click a map tab to activate it and rerun. The rasters and </w:t>
      </w:r>
      <w:proofErr w:type="spellStart"/>
      <w:proofErr w:type="gramStart"/>
      <w:r>
        <w:t>their</w:t>
      </w:r>
      <w:proofErr w:type="spellEnd"/>
      <w:proofErr w:type="gramEnd"/>
      <w:r>
        <w:t xml:space="preserve"> .</w:t>
      </w:r>
      <w:proofErr w:type="spellStart"/>
      <w:r>
        <w:t>clr</w:t>
      </w:r>
      <w:proofErr w:type="spellEnd"/>
      <w:r>
        <w:t xml:space="preserve"> colormaps are already on disk, so nothing is recomputed.</w:t>
      </w:r>
    </w:p>
    <w:p w14:paraId="167256AA" w14:textId="77777777" w:rsidR="00E040B3" w:rsidRDefault="00E040B3" w:rsidP="00E040B3">
      <w:pPr>
        <w:pStyle w:val="Heading3"/>
      </w:pPr>
      <w:proofErr w:type="spellStart"/>
      <w:r>
        <w:t>getDownloadURL</w:t>
      </w:r>
      <w:proofErr w:type="spellEnd"/>
      <w:r>
        <w:t xml:space="preserve"> size ceiling</w:t>
      </w:r>
    </w:p>
    <w:p w14:paraId="3B737D97" w14:textId="77777777" w:rsidR="00E040B3" w:rsidRDefault="00E040B3" w:rsidP="00E040B3">
      <w:proofErr w:type="spellStart"/>
      <w:r>
        <w:t>getDownloadURL</w:t>
      </w:r>
      <w:proofErr w:type="spellEnd"/>
      <w:r>
        <w:t xml:space="preserve"> has a per-request byte limit. At DOWNLOAD_SCALE = 20 the Claybelt ROI is well within it; at 10 m the request may be rejected. Switch to the Drive export fallback (Step 9) for full-resolution large-area pulls.</w:t>
      </w:r>
    </w:p>
    <w:p w14:paraId="58A5EEC8" w14:textId="77777777" w:rsidR="00E040B3" w:rsidRDefault="00E040B3" w:rsidP="00E040B3">
      <w:pPr>
        <w:pStyle w:val="Heading3"/>
      </w:pPr>
      <w:r>
        <w:t>Projection pitfalls</w:t>
      </w:r>
    </w:p>
    <w:p w14:paraId="70C66231" w14:textId="77777777" w:rsidR="00E040B3" w:rsidRDefault="00E040B3" w:rsidP="00E040B3">
      <w:r>
        <w:t>Composites are returned in EPSG:4326. Anything area-based — burned-area totals, disturbance footprint stats — must be reprojected to a metric CRS (project UTM zone) with Project Raster before zonal statistics or pixel-area sums.</w:t>
      </w:r>
    </w:p>
    <w:p w14:paraId="05B1F574" w14:textId="77777777" w:rsidR="00E040B3" w:rsidRDefault="00E040B3" w:rsidP="00E040B3">
      <w:pPr>
        <w:pStyle w:val="Heading3"/>
      </w:pPr>
      <w:proofErr w:type="spellStart"/>
      <w:r>
        <w:t>dNDVI</w:t>
      </w:r>
      <w:proofErr w:type="spellEnd"/>
      <w:r>
        <w:t xml:space="preserve"> vs dNBR cross-check</w:t>
      </w:r>
    </w:p>
    <w:p w14:paraId="17221C2A" w14:textId="77777777" w:rsidR="00E040B3" w:rsidRDefault="00E040B3" w:rsidP="00E040B3">
      <w:proofErr w:type="spellStart"/>
      <w:r>
        <w:t>dNDVI</w:t>
      </w:r>
      <w:proofErr w:type="spellEnd"/>
      <w:r>
        <w:t xml:space="preserve"> High + dNBR clean =&gt; harvest, blowdown, or clearing. </w:t>
      </w:r>
      <w:proofErr w:type="spellStart"/>
      <w:r>
        <w:t>dNDVI</w:t>
      </w:r>
      <w:proofErr w:type="spellEnd"/>
      <w:r>
        <w:t xml:space="preserve"> High + dNBR High =&gt; fire — confirm against MTBS / NIFC perimeters before raising. dNDMI High alone =&gt; moisture stress; corroborate with drought monitor or beetle survey before classifying as disturbance.</w:t>
      </w:r>
    </w:p>
    <w:p w14:paraId="129F3381" w14:textId="77777777" w:rsidR="00E040B3" w:rsidRDefault="00E040B3" w:rsidP="00E040B3">
      <w:pPr>
        <w:pStyle w:val="Heading3"/>
      </w:pPr>
      <w:r>
        <w:t>Patchwork composites</w:t>
      </w:r>
    </w:p>
    <w:p w14:paraId="008790D7" w14:textId="77777777" w:rsidR="00E040B3" w:rsidRDefault="00E040B3" w:rsidP="00E040B3">
      <w:r>
        <w:t xml:space="preserve">The Cloud Score+ quality mosaic suppresses the median-filter edge artefacts common in the QGIS QA60 path, but thin collections still leave </w:t>
      </w:r>
      <w:proofErr w:type="spellStart"/>
      <w:r>
        <w:t>NoData</w:t>
      </w:r>
      <w:proofErr w:type="spellEnd"/>
      <w:r>
        <w:t xml:space="preserve"> wedges. If gaps appear, lower CLEAR_THRESHOLD by 0.05–0.10 or extend the window by 30 days.</w:t>
      </w:r>
    </w:p>
    <w:p w14:paraId="6BCC4BB0" w14:textId="77777777" w:rsidR="00E040B3" w:rsidRDefault="00E040B3" w:rsidP="00E040B3">
      <w:pPr>
        <w:pStyle w:val="Heading3"/>
      </w:pPr>
      <w:r>
        <w:t>Pre-2022 baseline</w:t>
      </w:r>
    </w:p>
    <w:p w14:paraId="17809900" w14:textId="77777777" w:rsidR="00E040B3" w:rsidRDefault="00E040B3" w:rsidP="00E040B3">
      <w:r>
        <w:t xml:space="preserve">Always use S2_SR_HARMONIZED, never S2_SR. The latter carries a +1000 DN offset on post-Jan-2022 scenes that propagates a ~0.04 false </w:t>
      </w:r>
      <w:proofErr w:type="spellStart"/>
      <w:r>
        <w:t>dNDVI</w:t>
      </w:r>
      <w:proofErr w:type="spellEnd"/>
      <w:r>
        <w:t xml:space="preserve"> signal across the project area.</w:t>
      </w:r>
    </w:p>
    <w:p w14:paraId="3B7A4FD2" w14:textId="77777777" w:rsidR="00E040B3" w:rsidRDefault="00E040B3" w:rsidP="00E040B3">
      <w:pPr>
        <w:pStyle w:val="Heading1"/>
      </w:pPr>
      <w:bookmarkStart w:id="12" w:name="_Toc235038940"/>
      <w:r>
        <w:t>File layout</w:t>
      </w:r>
      <w:bookmarkEnd w:id="12"/>
    </w:p>
    <w:p w14:paraId="5E54F551" w14:textId="77777777" w:rsidR="00E040B3" w:rsidRDefault="00E040B3" w:rsidP="00E040B3">
      <w:r>
        <w:t>TUV GIS / &lt;Project&gt;_Working /</w:t>
      </w:r>
    </w:p>
    <w:p w14:paraId="7C540FF2" w14:textId="77777777" w:rsidR="00E040B3" w:rsidRDefault="00E040B3" w:rsidP="00E040B3">
      <w:r>
        <w:t xml:space="preserve">  |-- &lt;Project&gt;.</w:t>
      </w:r>
      <w:proofErr w:type="spellStart"/>
      <w:r>
        <w:t>aprx</w:t>
      </w:r>
      <w:proofErr w:type="spellEnd"/>
      <w:r>
        <w:t xml:space="preserve">        (ArcGIS Pro project with layers)</w:t>
      </w:r>
    </w:p>
    <w:p w14:paraId="3FF4A9DB" w14:textId="77777777" w:rsidR="00E040B3" w:rsidRDefault="00E040B3" w:rsidP="00E040B3">
      <w:r>
        <w:t xml:space="preserve">  |-- Scripts /             (code stored for auditability)</w:t>
      </w:r>
    </w:p>
    <w:p w14:paraId="28250276" w14:textId="77777777" w:rsidR="00E040B3" w:rsidRDefault="00E040B3" w:rsidP="00E040B3">
      <w:r>
        <w:t xml:space="preserve">  +-- Disturbances /        (outputs: </w:t>
      </w:r>
      <w:proofErr w:type="spellStart"/>
      <w:r>
        <w:t>png</w:t>
      </w:r>
      <w:proofErr w:type="spellEnd"/>
      <w:r>
        <w:t xml:space="preserve"> histograms, </w:t>
      </w:r>
      <w:proofErr w:type="spellStart"/>
      <w:r>
        <w:t>tif</w:t>
      </w:r>
      <w:proofErr w:type="spellEnd"/>
      <w:r>
        <w:t xml:space="preserve"> rasters, xlsx)</w:t>
      </w:r>
    </w:p>
    <w:p w14:paraId="2EDC42C8" w14:textId="77777777" w:rsidR="00E040B3" w:rsidRDefault="00E040B3" w:rsidP="00E040B3">
      <w:pPr>
        <w:pStyle w:val="Heading1"/>
      </w:pPr>
      <w:bookmarkStart w:id="13" w:name="_Toc235038941"/>
      <w:r>
        <w:t>Appendix A: Past Findings from Disturbance Checks</w:t>
      </w:r>
      <w:bookmarkEnd w:id="13"/>
    </w:p>
    <w:p w14:paraId="52FACB4C" w14:textId="77777777" w:rsidR="00E040B3" w:rsidRDefault="00E040B3" w:rsidP="00E040B3">
      <w:r>
        <w:t>Issued findings, supporting spectral evidence, and verifier responses from prior ACR IFM verifications. Use as a pattern library when drafting findings against newly detected disturbances. These cases are software-independent: the language, structure, and evidence standard demonstrated here are the expected output of a disturbance check whether it is run in QGIS or ArcGIS Pro.</w:t>
      </w:r>
    </w:p>
    <w:p w14:paraId="7A55F7E0" w14:textId="77777777" w:rsidR="00E040B3" w:rsidRDefault="00E040B3" w:rsidP="00E040B3">
      <w:r>
        <w:lastRenderedPageBreak/>
        <w:t>Each case below presents a real finding raised by TÜV SÜD against an ACR IFM project, the spectral or contextual evidence that supported it, and the developer / verifier exchange that closed it (or kept it open). Readers without forestry background should treat this Appendix as a worked-example library.</w:t>
      </w:r>
    </w:p>
    <w:p w14:paraId="4F134156" w14:textId="77777777" w:rsidR="00E040B3" w:rsidRDefault="00E040B3" w:rsidP="00E040B3">
      <w:pPr>
        <w:pStyle w:val="Heading1"/>
      </w:pPr>
      <w:bookmarkStart w:id="14" w:name="_Toc235038942"/>
      <w:r>
        <w:t>A.1  Threshold recalibration following dormant-season composite</w:t>
      </w:r>
      <w:bookmarkEnd w:id="14"/>
    </w:p>
    <w:p w14:paraId="30BE6EEA" w14:textId="77777777" w:rsidR="00E040B3" w:rsidRDefault="00E040B3" w:rsidP="00E040B3">
      <w:r>
        <w:t>Standard: ACR-IFM-1.3.</w:t>
      </w:r>
    </w:p>
    <w:p w14:paraId="14B1C55A" w14:textId="77777777" w:rsidR="00E040B3" w:rsidRDefault="00E040B3" w:rsidP="00E040B3">
      <w:r>
        <w:t>Reporting Period: RP3.</w:t>
      </w:r>
    </w:p>
    <w:p w14:paraId="02ECC5F8" w14:textId="77777777" w:rsidR="00E040B3" w:rsidRDefault="00E040B3" w:rsidP="00E040B3">
      <w:r>
        <w:t>Finding: CR</w:t>
      </w:r>
    </w:p>
    <w:p w14:paraId="50737E61" w14:textId="77777777" w:rsidR="00E040B3" w:rsidRDefault="00E040B3" w:rsidP="00E040B3">
      <w:pPr>
        <w:pStyle w:val="Heading2"/>
      </w:pPr>
      <w:r>
        <w:t>Trigger</w:t>
      </w:r>
    </w:p>
    <w:p w14:paraId="79C42D6C" w14:textId="77777777" w:rsidR="00E040B3" w:rsidRDefault="00E040B3" w:rsidP="00E040B3">
      <w:r>
        <w:t>The first-pass dNDMI raster flagged ~38% of the project area as Low or Moderate moisture stress under the default class breaks. Spatial pattern was diffuse, no association with stand age, aspect, or known beetle pressure. Histogram inspection revealed the cause: pre and post composites were drawn from October–December windows, capturing dormant-season SWIR reflectance changes that are not disturbance.</w:t>
      </w:r>
    </w:p>
    <w:tbl>
      <w:tblPr>
        <w:tblW w:w="0" w:type="auto"/>
        <w:tblLook w:val="04A0" w:firstRow="1" w:lastRow="0" w:firstColumn="1" w:lastColumn="0" w:noHBand="0" w:noVBand="1"/>
      </w:tblPr>
      <w:tblGrid>
        <w:gridCol w:w="9011"/>
      </w:tblGrid>
      <w:tr w:rsidR="00E040B3" w14:paraId="4C7F079B" w14:textId="77777777" w:rsidTr="00274636">
        <w:tc>
          <w:tcPr>
            <w:tcW w:w="9027" w:type="dxa"/>
            <w:tcBorders>
              <w:top w:val="dashed" w:sz="6" w:space="0" w:color="B0B0B4"/>
              <w:left w:val="dashed" w:sz="6" w:space="0" w:color="B0B0B4"/>
              <w:bottom w:val="dashed" w:sz="6" w:space="0" w:color="B0B0B4"/>
              <w:right w:val="dashed" w:sz="6" w:space="0" w:color="B0B0B4"/>
            </w:tcBorders>
            <w:shd w:val="clear" w:color="auto" w:fill="FAFAFA"/>
          </w:tcPr>
          <w:p w14:paraId="760F8570" w14:textId="77777777" w:rsidR="00E040B3" w:rsidRDefault="00E040B3" w:rsidP="00274636">
            <w:pPr>
              <w:jc w:val="center"/>
            </w:pPr>
            <w:r>
              <w:rPr>
                <w:i/>
                <w:color w:val="6F6F74"/>
                <w:sz w:val="18"/>
              </w:rPr>
              <w:t>▢  SCREENSHOT PLACEHOLDER  —  Figure A.1 — dormant-season dNDMI histogram</w:t>
            </w:r>
          </w:p>
        </w:tc>
      </w:tr>
    </w:tbl>
    <w:p w14:paraId="4053B121" w14:textId="77777777" w:rsidR="00E040B3" w:rsidRDefault="00E040B3" w:rsidP="00E040B3"/>
    <w:p w14:paraId="65BF2770" w14:textId="77777777" w:rsidR="00E040B3" w:rsidRDefault="00E040B3" w:rsidP="00E040B3">
      <w:r>
        <w:t>Figure A.1. dNDMI distribution from an Oct–Dec pre/post composite. Unimodal, right-skewed; no gap between the noise bulk near 0 and the disturbance tail. The default low threshold sat on the shoulder of the noise bulk and reclassified phenology as disturbance; lifted for issuance.</w:t>
      </w:r>
    </w:p>
    <w:p w14:paraId="7158D577" w14:textId="77777777" w:rsidR="00E040B3" w:rsidRDefault="00E040B3" w:rsidP="00E040B3">
      <w:pPr>
        <w:pStyle w:val="Heading2"/>
      </w:pPr>
      <w:r>
        <w:t>CAR issued</w:t>
      </w:r>
    </w:p>
    <w:p w14:paraId="78023801" w14:textId="77777777" w:rsidR="00E040B3" w:rsidRDefault="00E040B3" w:rsidP="00E040B3">
      <w:r>
        <w:t>CAR 1 — temporal parameter mismatch identified during MR review: In Section V of the submitted monitoring report, the Time (T) parameter is defined between 5/16/2023 and 11/15/2024 (550 days; 1.5 years), which corresponds to RP2 dates. Please adjust to RP3 dates and confirm the parameter is computed correctly.</w:t>
      </w:r>
    </w:p>
    <w:p w14:paraId="082B6F49" w14:textId="77777777" w:rsidR="00E040B3" w:rsidRDefault="00E040B3" w:rsidP="00E040B3">
      <w:pPr>
        <w:pStyle w:val="Heading2"/>
      </w:pPr>
      <w:r>
        <w:t>Developer response</w:t>
      </w:r>
    </w:p>
    <w:p w14:paraId="0558ECCF" w14:textId="77777777" w:rsidR="00E040B3" w:rsidRDefault="00E040B3" w:rsidP="00E040B3">
      <w:r>
        <w:t>The parameters have been computed correctly and updated to 11/16/2024 – 11/15/2025 on the Monitoring Report.</w:t>
      </w:r>
    </w:p>
    <w:p w14:paraId="3F8177E6" w14:textId="77777777" w:rsidR="00E040B3" w:rsidRDefault="00E040B3" w:rsidP="00E040B3">
      <w:pPr>
        <w:pStyle w:val="Heading2"/>
      </w:pPr>
      <w:r>
        <w:t>Verifier closure</w:t>
      </w:r>
    </w:p>
    <w:p w14:paraId="64E17CF5" w14:textId="77777777" w:rsidR="00E040B3" w:rsidRDefault="00E040B3" w:rsidP="00E040B3">
      <w:r>
        <w:t>Thank you for this update. This finding may now be closed.</w:t>
      </w:r>
    </w:p>
    <w:p w14:paraId="3983AB01" w14:textId="77777777" w:rsidR="00E040B3" w:rsidRDefault="00E040B3" w:rsidP="00E040B3">
      <w:pPr>
        <w:pStyle w:val="Heading2"/>
      </w:pPr>
      <w:r>
        <w:t>Lesson for the disturbance check</w:t>
      </w:r>
    </w:p>
    <w:p w14:paraId="0B4423B4" w14:textId="77777777" w:rsidR="00E040B3" w:rsidRDefault="00E040B3" w:rsidP="00E040B3">
      <w:r>
        <w:t>The MR error and the histogram pathology shared a root cause: the developer’s reporting calendar had drifted out of the growing season. Re-running the script with July–September windows collapsed the dNDMI false-positive footprint from 38% to 4% of the project area, all co-located with reported beetle survey polygons. Whenever the histogram is unimodal with a long right tail and no gap, audit the date constants before tweaking class breaks.</w:t>
      </w:r>
    </w:p>
    <w:p w14:paraId="501A57CD" w14:textId="77777777" w:rsidR="00E040B3" w:rsidRDefault="00E040B3" w:rsidP="00E040B3">
      <w:pPr>
        <w:pStyle w:val="Heading1"/>
      </w:pPr>
      <w:bookmarkStart w:id="15" w:name="_Toc235038943"/>
      <w:r>
        <w:t>A.2  Yellow-cedar decline detected via NDMI / NDVI / NBR cross-check</w:t>
      </w:r>
      <w:bookmarkEnd w:id="15"/>
    </w:p>
    <w:p w14:paraId="1DA74225" w14:textId="77777777" w:rsidR="00E040B3" w:rsidRDefault="00E040B3" w:rsidP="00E040B3">
      <w:r>
        <w:t>Reporting Period: RP2.</w:t>
      </w:r>
    </w:p>
    <w:p w14:paraId="34A143C8" w14:textId="77777777" w:rsidR="00E040B3" w:rsidRDefault="00E040B3" w:rsidP="00E040B3">
      <w:r>
        <w:t>Standard: ACR-IFM-2.0.</w:t>
      </w:r>
    </w:p>
    <w:p w14:paraId="29B22E4B" w14:textId="77777777" w:rsidR="00E040B3" w:rsidRDefault="00E040B3" w:rsidP="00E040B3">
      <w:r>
        <w:t>Finding: CR.</w:t>
      </w:r>
    </w:p>
    <w:p w14:paraId="33A6B688" w14:textId="77777777" w:rsidR="00E040B3" w:rsidRDefault="00E040B3" w:rsidP="00E040B3">
      <w:pPr>
        <w:pStyle w:val="Heading2"/>
      </w:pPr>
      <w:r>
        <w:t>Trigger</w:t>
      </w:r>
    </w:p>
    <w:p w14:paraId="1DB55D98" w14:textId="77777777" w:rsidR="00E040B3" w:rsidRDefault="00E040B3" w:rsidP="00E040B3">
      <w:r>
        <w:t>dNDMI raster showed scattered Moderate–High moisture-stress pixels concentrated in mid-elevation stands along ridgelines and exposed slopes. Pattern did not match harvest geometry (no straight edges, no road association) and did not align with reported insect surveys. Cross-checking dNBR ruled out fire. Visual inspection of pre and post true-</w:t>
      </w:r>
      <w:proofErr w:type="spellStart"/>
      <w:r>
        <w:t>colour</w:t>
      </w:r>
      <w:proofErr w:type="spellEnd"/>
      <w:r>
        <w:t xml:space="preserve"> composites showed yellowing-to-red-brown crowns, consistent with yellow-cedar (</w:t>
      </w:r>
      <w:proofErr w:type="spellStart"/>
      <w:r>
        <w:t>Callitropsis</w:t>
      </w:r>
      <w:proofErr w:type="spellEnd"/>
      <w:r>
        <w:t xml:space="preserve"> </w:t>
      </w:r>
      <w:proofErr w:type="spellStart"/>
      <w:r>
        <w:t>nootkatensis</w:t>
      </w:r>
      <w:proofErr w:type="spellEnd"/>
      <w:r>
        <w:t>) decline.</w:t>
      </w:r>
    </w:p>
    <w:tbl>
      <w:tblPr>
        <w:tblW w:w="0" w:type="auto"/>
        <w:tblLook w:val="04A0" w:firstRow="1" w:lastRow="0" w:firstColumn="1" w:lastColumn="0" w:noHBand="0" w:noVBand="1"/>
      </w:tblPr>
      <w:tblGrid>
        <w:gridCol w:w="9011"/>
      </w:tblGrid>
      <w:tr w:rsidR="00E040B3" w14:paraId="59101FFF" w14:textId="77777777" w:rsidTr="00274636">
        <w:tc>
          <w:tcPr>
            <w:tcW w:w="9027" w:type="dxa"/>
            <w:tcBorders>
              <w:top w:val="dashed" w:sz="6" w:space="0" w:color="B0B0B4"/>
              <w:left w:val="dashed" w:sz="6" w:space="0" w:color="B0B0B4"/>
              <w:bottom w:val="dashed" w:sz="6" w:space="0" w:color="B0B0B4"/>
              <w:right w:val="dashed" w:sz="6" w:space="0" w:color="B0B0B4"/>
            </w:tcBorders>
            <w:shd w:val="clear" w:color="auto" w:fill="FAFAFA"/>
          </w:tcPr>
          <w:p w14:paraId="51D4500F" w14:textId="77777777" w:rsidR="00E040B3" w:rsidRDefault="00E040B3" w:rsidP="00274636">
            <w:pPr>
              <w:jc w:val="center"/>
            </w:pPr>
            <w:r>
              <w:rPr>
                <w:i/>
                <w:color w:val="6F6F74"/>
                <w:sz w:val="18"/>
              </w:rPr>
              <w:t>▢  SCREENSHOT PLACEHOLDER  —  Figure A.2 — project-area context, moisture-stress hotspots</w:t>
            </w:r>
          </w:p>
        </w:tc>
      </w:tr>
    </w:tbl>
    <w:p w14:paraId="5AA85D97" w14:textId="77777777" w:rsidR="00E040B3" w:rsidRDefault="00E040B3" w:rsidP="00E040B3"/>
    <w:p w14:paraId="081B4F89" w14:textId="77777777" w:rsidR="00E040B3" w:rsidRDefault="00E040B3" w:rsidP="00E040B3">
      <w:r>
        <w:lastRenderedPageBreak/>
        <w:t>Figure A.2. Project area context with the affected plot highlighted; surrounding stands in mixed conifer / yellow-cedar mosaic. Disturbance Check layer group at left.</w:t>
      </w:r>
    </w:p>
    <w:p w14:paraId="1AC700E8" w14:textId="77777777" w:rsidR="00E040B3" w:rsidRDefault="00E040B3" w:rsidP="00E040B3">
      <w:pPr>
        <w:pStyle w:val="Heading2"/>
      </w:pPr>
      <w:r>
        <w:t>CR issued</w:t>
      </w:r>
    </w:p>
    <w:p w14:paraId="5F7A785B" w14:textId="77777777" w:rsidR="00E040B3" w:rsidRDefault="00E040B3" w:rsidP="00E040B3">
      <w:r>
        <w:t>Analysis of spectral data over the project area indicates canopy characteristics consistent with yellow-cedar decline, a phenomenon documented across the region and associated with climate-driven root injury and progressive crown dieback. Affected trees exhibit yellowing to red-brown crowns and canopy thinning. The reflectance pattern aligns with vegetation stress expected under chlorophyll loss and needle mortality: increased reflectance in visible blue and red and reduced green reflectance; reduced NIR reflectance, consistent with loss of healthy needle structure; elevated SWIR reflectance, consistent with reduced canopy water content. NDMI and NDVI evidence supports the presence of declining or dead yellow-cedar; dNBR evidence confirms the disturbance is not fire related.</w:t>
      </w:r>
    </w:p>
    <w:tbl>
      <w:tblPr>
        <w:tblW w:w="0" w:type="auto"/>
        <w:tblLook w:val="04A0" w:firstRow="1" w:lastRow="0" w:firstColumn="1" w:lastColumn="0" w:noHBand="0" w:noVBand="1"/>
      </w:tblPr>
      <w:tblGrid>
        <w:gridCol w:w="9011"/>
      </w:tblGrid>
      <w:tr w:rsidR="00E040B3" w14:paraId="4D581D52" w14:textId="77777777" w:rsidTr="00274636">
        <w:tc>
          <w:tcPr>
            <w:tcW w:w="9027" w:type="dxa"/>
            <w:tcBorders>
              <w:top w:val="dashed" w:sz="6" w:space="0" w:color="B0B0B4"/>
              <w:left w:val="dashed" w:sz="6" w:space="0" w:color="B0B0B4"/>
              <w:bottom w:val="dashed" w:sz="6" w:space="0" w:color="B0B0B4"/>
              <w:right w:val="dashed" w:sz="6" w:space="0" w:color="B0B0B4"/>
            </w:tcBorders>
            <w:shd w:val="clear" w:color="auto" w:fill="FAFAFA"/>
          </w:tcPr>
          <w:p w14:paraId="78681E1C" w14:textId="77777777" w:rsidR="00E040B3" w:rsidRDefault="00E040B3" w:rsidP="00274636">
            <w:pPr>
              <w:jc w:val="center"/>
            </w:pPr>
            <w:r>
              <w:rPr>
                <w:i/>
                <w:color w:val="6F6F74"/>
                <w:sz w:val="18"/>
              </w:rPr>
              <w:t>▢  SCREENSHOT PLACEHOLDER  —  Figure A.3 — dNBR cross-check over the same area</w:t>
            </w:r>
          </w:p>
        </w:tc>
      </w:tr>
    </w:tbl>
    <w:p w14:paraId="4869A416" w14:textId="77777777" w:rsidR="00E040B3" w:rsidRDefault="00E040B3" w:rsidP="00E040B3"/>
    <w:p w14:paraId="17C8BCE8" w14:textId="77777777" w:rsidR="00E040B3" w:rsidRDefault="00E040B3" w:rsidP="00E040B3">
      <w:r>
        <w:t>Figure A.3. dNBR layer over the same area. Scattered Low and Moderate burn-severity pixels are spatially uncorrelated with the dNDMI moisture-stress signal, confirming the disturbance is not fire.</w:t>
      </w:r>
    </w:p>
    <w:p w14:paraId="0B03CCC0" w14:textId="77777777" w:rsidR="00E040B3" w:rsidRDefault="00E040B3" w:rsidP="00E040B3">
      <w:pPr>
        <w:pStyle w:val="Heading2"/>
      </w:pPr>
      <w:r>
        <w:t>Lesson for the disturbance check</w:t>
      </w:r>
    </w:p>
    <w:p w14:paraId="2BD2ABA1" w14:textId="77777777" w:rsidR="00E040B3" w:rsidRDefault="00E040B3" w:rsidP="00E040B3">
      <w:r>
        <w:t>When dNDMI flags a non-geometric, ridge-following pattern, run the dNBR layer at the same scale before drafting the finding. dNDMI High + dNBR clean is the canonical pest / drought / decline signature; dNDMI High + dNBR High points to fire, and the developer will produce the official perimeter to close it. Always include both layers in the screenshot package.</w:t>
      </w:r>
    </w:p>
    <w:p w14:paraId="4C0F1D13" w14:textId="77777777" w:rsidR="00E040B3" w:rsidRDefault="00E040B3" w:rsidP="00E040B3">
      <w:pPr>
        <w:pStyle w:val="Heading1"/>
      </w:pPr>
      <w:bookmarkStart w:id="16" w:name="_Toc235038944"/>
      <w:r>
        <w:t>A.3  Unreported canopy loss adjacent to plot</w:t>
      </w:r>
      <w:bookmarkEnd w:id="16"/>
    </w:p>
    <w:p w14:paraId="7ADB36B8" w14:textId="77777777" w:rsidR="00E040B3" w:rsidRDefault="00E040B3" w:rsidP="00E040B3">
      <w:r>
        <w:t>Reporting Period: RP2.</w:t>
      </w:r>
    </w:p>
    <w:p w14:paraId="46CF225C" w14:textId="77777777" w:rsidR="00E040B3" w:rsidRDefault="00E040B3" w:rsidP="00E040B3">
      <w:r>
        <w:t>Methodology: ACR-IFM.</w:t>
      </w:r>
    </w:p>
    <w:p w14:paraId="13660475" w14:textId="77777777" w:rsidR="00E040B3" w:rsidRDefault="00E040B3" w:rsidP="00E040B3">
      <w:r>
        <w:t>Finding: CR</w:t>
      </w:r>
    </w:p>
    <w:p w14:paraId="4BC5B899" w14:textId="77777777" w:rsidR="00E040B3" w:rsidRDefault="00E040B3" w:rsidP="00E040B3">
      <w:pPr>
        <w:pStyle w:val="Heading2"/>
      </w:pPr>
      <w:r>
        <w:t>Trigger</w:t>
      </w:r>
    </w:p>
    <w:p w14:paraId="7B4792FB" w14:textId="77777777" w:rsidR="00E040B3" w:rsidRDefault="00E040B3" w:rsidP="00E040B3">
      <w:r>
        <w:t xml:space="preserve">MR and supporting documentation reported zero harvest during RP2. The </w:t>
      </w:r>
      <w:proofErr w:type="spellStart"/>
      <w:r>
        <w:t>dNDVI</w:t>
      </w:r>
      <w:proofErr w:type="spellEnd"/>
      <w:r>
        <w:t xml:space="preserve"> canopy-loss layer flagged a contiguous High-severity polygon adjacent to a plot and a smaller polygon nearby. Geometry was linear with right-angle terminations, diagnostic of road or right-of-way clearance. dNBR was clean across the same polygons, ruling out fire. Pre and post RGB composites confirmed standing canopy in the </w:t>
      </w:r>
      <w:proofErr w:type="gramStart"/>
      <w:r>
        <w:t>pre image</w:t>
      </w:r>
      <w:proofErr w:type="gramEnd"/>
      <w:r>
        <w:t xml:space="preserve"> and bare ground / disturbed soil in the post image.</w:t>
      </w:r>
    </w:p>
    <w:tbl>
      <w:tblPr>
        <w:tblW w:w="0" w:type="auto"/>
        <w:tblLook w:val="04A0" w:firstRow="1" w:lastRow="0" w:firstColumn="1" w:lastColumn="0" w:noHBand="0" w:noVBand="1"/>
      </w:tblPr>
      <w:tblGrid>
        <w:gridCol w:w="9011"/>
      </w:tblGrid>
      <w:tr w:rsidR="00E040B3" w14:paraId="0DAECAD3" w14:textId="77777777" w:rsidTr="00274636">
        <w:tc>
          <w:tcPr>
            <w:tcW w:w="9027" w:type="dxa"/>
            <w:tcBorders>
              <w:top w:val="dashed" w:sz="6" w:space="0" w:color="B0B0B4"/>
              <w:left w:val="dashed" w:sz="6" w:space="0" w:color="B0B0B4"/>
              <w:bottom w:val="dashed" w:sz="6" w:space="0" w:color="B0B0B4"/>
              <w:right w:val="dashed" w:sz="6" w:space="0" w:color="B0B0B4"/>
            </w:tcBorders>
            <w:shd w:val="clear" w:color="auto" w:fill="FAFAFA"/>
          </w:tcPr>
          <w:p w14:paraId="03DE9961" w14:textId="77777777" w:rsidR="00E040B3" w:rsidRDefault="00E040B3" w:rsidP="00274636">
            <w:pPr>
              <w:jc w:val="center"/>
            </w:pPr>
            <w:r>
              <w:rPr>
                <w:i/>
                <w:color w:val="6F6F74"/>
                <w:sz w:val="18"/>
              </w:rPr>
              <w:t xml:space="preserve">▢  SCREENSHOT PLACEHOLDER  —  Figure A.4 — </w:t>
            </w:r>
            <w:proofErr w:type="spellStart"/>
            <w:r>
              <w:rPr>
                <w:i/>
                <w:color w:val="6F6F74"/>
                <w:sz w:val="18"/>
              </w:rPr>
              <w:t>dNDVI</w:t>
            </w:r>
            <w:proofErr w:type="spellEnd"/>
            <w:r>
              <w:rPr>
                <w:i/>
                <w:color w:val="6F6F74"/>
                <w:sz w:val="18"/>
              </w:rPr>
              <w:t xml:space="preserve"> canopy-loss raster at plot boundary</w:t>
            </w:r>
          </w:p>
        </w:tc>
      </w:tr>
    </w:tbl>
    <w:p w14:paraId="05A7B70E" w14:textId="77777777" w:rsidR="00E040B3" w:rsidRDefault="00E040B3" w:rsidP="00E040B3"/>
    <w:p w14:paraId="0E26429F" w14:textId="77777777" w:rsidR="00E040B3" w:rsidRDefault="00E040B3" w:rsidP="00E040B3">
      <w:r>
        <w:t xml:space="preserve">Figure A.4. </w:t>
      </w:r>
      <w:proofErr w:type="spellStart"/>
      <w:r>
        <w:t>dNDVI</w:t>
      </w:r>
      <w:proofErr w:type="spellEnd"/>
      <w:r>
        <w:t xml:space="preserve"> canopy-loss raster (High severity) at a plot boundary. Linear edge geometry following plot lines and an external </w:t>
      </w:r>
      <w:proofErr w:type="spellStart"/>
      <w:r>
        <w:t>cutblock</w:t>
      </w:r>
      <w:proofErr w:type="spellEnd"/>
      <w:r>
        <w:t xml:space="preserve"> perimeter — characteristic of a road or </w:t>
      </w:r>
      <w:proofErr w:type="spellStart"/>
      <w:r>
        <w:t>RoW</w:t>
      </w:r>
      <w:proofErr w:type="spellEnd"/>
      <w:r>
        <w:t xml:space="preserve"> clearance, not a natural canopy event.</w:t>
      </w:r>
    </w:p>
    <w:tbl>
      <w:tblPr>
        <w:tblW w:w="0" w:type="auto"/>
        <w:tblLook w:val="04A0" w:firstRow="1" w:lastRow="0" w:firstColumn="1" w:lastColumn="0" w:noHBand="0" w:noVBand="1"/>
      </w:tblPr>
      <w:tblGrid>
        <w:gridCol w:w="9011"/>
      </w:tblGrid>
      <w:tr w:rsidR="00E040B3" w14:paraId="7B00C026" w14:textId="77777777" w:rsidTr="00274636">
        <w:tc>
          <w:tcPr>
            <w:tcW w:w="9027" w:type="dxa"/>
            <w:tcBorders>
              <w:top w:val="dashed" w:sz="6" w:space="0" w:color="B0B0B4"/>
              <w:left w:val="dashed" w:sz="6" w:space="0" w:color="B0B0B4"/>
              <w:bottom w:val="dashed" w:sz="6" w:space="0" w:color="B0B0B4"/>
              <w:right w:val="dashed" w:sz="6" w:space="0" w:color="B0B0B4"/>
            </w:tcBorders>
            <w:shd w:val="clear" w:color="auto" w:fill="FAFAFA"/>
          </w:tcPr>
          <w:p w14:paraId="6CD67984" w14:textId="77777777" w:rsidR="00E040B3" w:rsidRDefault="00E040B3" w:rsidP="00274636">
            <w:pPr>
              <w:jc w:val="center"/>
            </w:pPr>
            <w:r>
              <w:rPr>
                <w:i/>
                <w:color w:val="6F6F74"/>
                <w:sz w:val="18"/>
              </w:rPr>
              <w:t>▢  SCREENSHOT PLACEHOLDER  —  Figure A.5 — closer view of the canopy-loss footprint</w:t>
            </w:r>
          </w:p>
        </w:tc>
      </w:tr>
    </w:tbl>
    <w:p w14:paraId="66D8741A" w14:textId="77777777" w:rsidR="00E040B3" w:rsidRDefault="00E040B3" w:rsidP="00E040B3"/>
    <w:p w14:paraId="18EB04DB" w14:textId="77777777" w:rsidR="00E040B3" w:rsidRDefault="00E040B3" w:rsidP="00E040B3">
      <w:r>
        <w:t xml:space="preserve">Figure A.5. Closer view showing the canopy-loss footprint extending from the plot interior toward the project boundary, consistent with timber removal originating from </w:t>
      </w:r>
      <w:proofErr w:type="spellStart"/>
      <w:r>
        <w:t>neighbouring</w:t>
      </w:r>
      <w:proofErr w:type="spellEnd"/>
      <w:r>
        <w:t xml:space="preserve"> </w:t>
      </w:r>
      <w:proofErr w:type="spellStart"/>
      <w:r>
        <w:t>cutblocks</w:t>
      </w:r>
      <w:proofErr w:type="spellEnd"/>
      <w:r>
        <w:t>.</w:t>
      </w:r>
    </w:p>
    <w:p w14:paraId="0B25FF42" w14:textId="77777777" w:rsidR="00E040B3" w:rsidRDefault="00E040B3" w:rsidP="00E040B3">
      <w:pPr>
        <w:pStyle w:val="Heading2"/>
      </w:pPr>
      <w:r>
        <w:t>CR issued</w:t>
      </w:r>
    </w:p>
    <w:p w14:paraId="4BBE3535" w14:textId="77777777" w:rsidR="00E040B3" w:rsidRDefault="00E040B3" w:rsidP="00E040B3">
      <w:r>
        <w:t xml:space="preserve">CR 1. The MR and supporting documentation report that no harvesting occurred on-site during RP2. Canopy loss was observed during RP2 in proximity to plots in areas appearing to originate from road or </w:t>
      </w:r>
      <w:proofErr w:type="spellStart"/>
      <w:r>
        <w:t>RoW</w:t>
      </w:r>
      <w:proofErr w:type="spellEnd"/>
      <w:r>
        <w:t xml:space="preserve"> clearances and adjacent </w:t>
      </w:r>
      <w:proofErr w:type="spellStart"/>
      <w:r>
        <w:t>neighbouring</w:t>
      </w:r>
      <w:proofErr w:type="spellEnd"/>
      <w:r>
        <w:t xml:space="preserve"> </w:t>
      </w:r>
      <w:proofErr w:type="spellStart"/>
      <w:r>
        <w:t>cutblocks</w:t>
      </w:r>
      <w:proofErr w:type="spellEnd"/>
      <w:r>
        <w:t>. Please confirm whether any associated timber removal occurred on-site during RP2 and, if so, confirm its treatment in the HWP accounting (</w:t>
      </w:r>
      <w:proofErr w:type="spellStart"/>
      <w:r>
        <w:t>C_P,HWP,t</w:t>
      </w:r>
      <w:proofErr w:type="spellEnd"/>
      <w:r>
        <w:t>) and project emissions per Appendix G. Refer to tab sheet CR1 for further evidence of harvest checks.</w:t>
      </w:r>
    </w:p>
    <w:p w14:paraId="5B0C0EDD" w14:textId="77777777" w:rsidR="00E040B3" w:rsidRDefault="00E040B3" w:rsidP="00E040B3">
      <w:pPr>
        <w:pStyle w:val="Heading2"/>
      </w:pPr>
      <w:r>
        <w:lastRenderedPageBreak/>
        <w:t>Technical note</w:t>
      </w:r>
    </w:p>
    <w:p w14:paraId="78A3219A" w14:textId="77777777" w:rsidR="00E040B3" w:rsidRDefault="00E040B3" w:rsidP="00E040B3">
      <w:r>
        <w:t xml:space="preserve">Edge geometry is the first thing to read on any </w:t>
      </w:r>
      <w:proofErr w:type="spellStart"/>
      <w:r>
        <w:t>dNDVI</w:t>
      </w:r>
      <w:proofErr w:type="spellEnd"/>
      <w:r>
        <w:t xml:space="preserve"> High polygon. Right angles, linear edges, and on-boundary patterns point to anthropogenic causes — harvest, </w:t>
      </w:r>
      <w:proofErr w:type="spellStart"/>
      <w:r>
        <w:t>RoW</w:t>
      </w:r>
      <w:proofErr w:type="spellEnd"/>
      <w:r>
        <w:t xml:space="preserve">, road. Curvilinear or amorphous edges point to natural causes — blowdown, decline, slide. When the polygon’s edge follows the project boundary or a plot line, raise the finding with both the </w:t>
      </w:r>
      <w:proofErr w:type="spellStart"/>
      <w:r>
        <w:t>dNDVI</w:t>
      </w:r>
      <w:proofErr w:type="spellEnd"/>
      <w:r>
        <w:t xml:space="preserve"> screenshot and a wider-context pre / post RGB pair so the developer can locate the area immediately.</w:t>
      </w:r>
    </w:p>
    <w:p w14:paraId="254D11AD" w14:textId="77777777" w:rsidR="00E040B3" w:rsidRDefault="00E040B3" w:rsidP="00E040B3">
      <w:pPr>
        <w:pStyle w:val="Heading1"/>
      </w:pPr>
      <w:bookmarkStart w:id="17" w:name="_Toc235038945"/>
      <w:r>
        <w:t>A.4  Zero project harvest triggers leakage surveillance</w:t>
      </w:r>
      <w:bookmarkEnd w:id="17"/>
    </w:p>
    <w:p w14:paraId="18ABCF93" w14:textId="77777777" w:rsidR="00E040B3" w:rsidRDefault="00E040B3" w:rsidP="00E040B3">
      <w:r>
        <w:t>Reporting Period: RP3.</w:t>
      </w:r>
    </w:p>
    <w:p w14:paraId="1246F6F3" w14:textId="77777777" w:rsidR="00E040B3" w:rsidRDefault="00E040B3" w:rsidP="00E040B3">
      <w:r>
        <w:t>Standard: ACR-IFM-1.3 Section D6.</w:t>
      </w:r>
    </w:p>
    <w:p w14:paraId="477C72C3" w14:textId="77777777" w:rsidR="00E040B3" w:rsidRDefault="00E040B3" w:rsidP="00E040B3">
      <w:r>
        <w:t>Finding: ADR</w:t>
      </w:r>
    </w:p>
    <w:p w14:paraId="0C4B7C4F" w14:textId="77777777" w:rsidR="00E040B3" w:rsidRDefault="00E040B3" w:rsidP="00E040B3">
      <w:pPr>
        <w:pStyle w:val="Heading2"/>
      </w:pPr>
      <w:r>
        <w:t>Trigger</w:t>
      </w:r>
    </w:p>
    <w:p w14:paraId="46EC9188" w14:textId="77777777" w:rsidR="00E040B3" w:rsidRDefault="00E040B3" w:rsidP="00E040B3">
      <w:r>
        <w:t xml:space="preserve">Although not detected via the spectral disturbance check, this finding sat alongside the disturbance audit and is included here because it shows how the absence of disturbance can itself be a finding. The project reported zero harvest under the adjusted </w:t>
      </w:r>
      <w:proofErr w:type="spellStart"/>
      <w:r>
        <w:t>LetGrow</w:t>
      </w:r>
      <w:proofErr w:type="spellEnd"/>
      <w:r>
        <w:t xml:space="preserve"> scenario, a 100% reduction in wood product production relative to the 20 MMBF baseline, well above the 5% threshold in IFM 1.3 Section D6. The absence of harvest had to be reconciled with off-site lands managed by the project proponent to rule out activity-shifting leakage.</w:t>
      </w:r>
    </w:p>
    <w:p w14:paraId="7C97D609" w14:textId="77777777" w:rsidR="00E040B3" w:rsidRDefault="00E040B3" w:rsidP="00E040B3">
      <w:pPr>
        <w:pStyle w:val="Heading2"/>
      </w:pPr>
      <w:r>
        <w:t>ADR issued</w:t>
      </w:r>
    </w:p>
    <w:p w14:paraId="67FB09FC" w14:textId="77777777" w:rsidR="00E040B3" w:rsidRDefault="00E040B3" w:rsidP="00E040B3">
      <w:r>
        <w:t>ADR 1. The project reports zero harvest under the adjusted ‘</w:t>
      </w:r>
      <w:proofErr w:type="spellStart"/>
      <w:r>
        <w:t>LetGrow</w:t>
      </w:r>
      <w:proofErr w:type="spellEnd"/>
      <w:r>
        <w:t xml:space="preserve">’ scenario, representing a 100% reduction in wood product production relative to the baseline (20 MMBF). This exceeds the 5% threshold cited in Section D6 of IFM 1.3, requiring demonstration that no activity-shifting leakage has occurred on external lands managed or owned by the project proponent. Please clarify whether timber harvesting activities have been displaced to other forested landholdings outside the project </w:t>
      </w:r>
      <w:proofErr w:type="gramStart"/>
      <w:r>
        <w:t>area, and</w:t>
      </w:r>
      <w:proofErr w:type="gramEnd"/>
      <w:r>
        <w:t xml:space="preserve"> provide evidence in accordance with the four acceptable forms of leakage demonstration cited in IFM 1.3.</w:t>
      </w:r>
    </w:p>
    <w:p w14:paraId="24BAE5FC" w14:textId="77777777" w:rsidR="00E040B3" w:rsidRDefault="00E040B3" w:rsidP="00E040B3">
      <w:pPr>
        <w:pStyle w:val="Heading2"/>
      </w:pPr>
      <w:r>
        <w:t>Developer response</w:t>
      </w:r>
    </w:p>
    <w:p w14:paraId="3115BB6E" w14:textId="77777777" w:rsidR="00E040B3" w:rsidRDefault="00E040B3" w:rsidP="00E040B3">
      <w:r>
        <w:t>The project proponent confirms that no commercial timber harvesting has occurred on project lands or has been displaced to lands outside the project area. The project scenario was modeled after the allowable harvest levels in the approved FMP, which covers all tribal trust lands and follows sustained-yield principles. The proponent has made the decision not to harvest since the project start date and is working to update the FMP before the next full verification.</w:t>
      </w:r>
    </w:p>
    <w:p w14:paraId="29C43E5C" w14:textId="77777777" w:rsidR="00E040B3" w:rsidRDefault="00E040B3" w:rsidP="00E040B3">
      <w:pPr>
        <w:pStyle w:val="Heading2"/>
      </w:pPr>
      <w:r>
        <w:t>Verifier response</w:t>
      </w:r>
    </w:p>
    <w:p w14:paraId="68990944" w14:textId="77777777" w:rsidR="00E040B3" w:rsidRDefault="00E040B3" w:rsidP="00E040B3">
      <w:r>
        <w:t>Thank you for submitting the Forest Management Plan. The FMP satisfies the temporal requirement of IFM 1.3 Section D6, as it was approved more than 24 months prior to the project start date and establishes sustained yield across tribal trust forested lands. However, the demonstration under Section D6 requires that a qualifying management plan be paired with records from the with-project period showing no deviation from the plan. The verifier also notes the FMP term concluded in 2023; it remains unclear what regime governs external trust lands during RP3. Please refer to the attached excerpt of IFM 1.3 Section D6 for the full requirement language.</w:t>
      </w:r>
    </w:p>
    <w:p w14:paraId="5205583C" w14:textId="77777777" w:rsidR="00E040B3" w:rsidRDefault="00E040B3" w:rsidP="00E040B3">
      <w:pPr>
        <w:pStyle w:val="Heading2"/>
      </w:pPr>
      <w:r>
        <w:t>Technical note</w:t>
      </w:r>
    </w:p>
    <w:p w14:paraId="3216CA2B" w14:textId="77777777" w:rsidR="00E040B3" w:rsidRDefault="00E040B3" w:rsidP="00E040B3">
      <w:r>
        <w:t xml:space="preserve">When the disturbance check returns a clean project area, do not treat the absence of signal as the end of the audit. Section D6 (and equivalent leakage clauses in newer ACR methodologies) requires positive evidence that harvest has not been displaced. The disturbance script can be re-pointed to off-site landholdings using a wider ROI; emerging High </w:t>
      </w:r>
      <w:proofErr w:type="spellStart"/>
      <w:r>
        <w:t>dNDVI</w:t>
      </w:r>
      <w:proofErr w:type="spellEnd"/>
      <w:r>
        <w:t xml:space="preserve"> on those polygons should be flagged as part of the leakage documentation, not the project disturbance ledger.</w:t>
      </w:r>
    </w:p>
    <w:p w14:paraId="3A82F995" w14:textId="77777777" w:rsidR="00E040B3" w:rsidRPr="00BA3AF3" w:rsidRDefault="00E040B3" w:rsidP="00990778"/>
    <w:sectPr w:rsidR="00E040B3" w:rsidRPr="00BA3AF3" w:rsidSect="005A2ECB">
      <w:headerReference w:type="default" r:id="rId13"/>
      <w:pgSz w:w="11907" w:h="16839" w:code="9"/>
      <w:pgMar w:top="1440" w:right="1440" w:bottom="1440" w:left="1440" w:header="709" w:footer="19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0F54A6" w14:textId="77777777" w:rsidR="00C24BAC" w:rsidRDefault="00C24BAC" w:rsidP="00BA5DCA">
      <w:r>
        <w:separator/>
      </w:r>
    </w:p>
  </w:endnote>
  <w:endnote w:type="continuationSeparator" w:id="0">
    <w:p w14:paraId="35562FCA" w14:textId="77777777" w:rsidR="00C24BAC" w:rsidRDefault="00C24BAC" w:rsidP="00BA5DCA">
      <w:r>
        <w:continuationSeparator/>
      </w:r>
    </w:p>
  </w:endnote>
  <w:endnote w:type="continuationNotice" w:id="1">
    <w:p w14:paraId="6FEEA673" w14:textId="77777777" w:rsidR="00C24BAC" w:rsidRDefault="00C24B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48627653"/>
      <w:docPartObj>
        <w:docPartGallery w:val="Page Numbers (Bottom of Page)"/>
        <w:docPartUnique/>
      </w:docPartObj>
    </w:sdtPr>
    <w:sdtContent>
      <w:sdt>
        <w:sdtPr>
          <w:id w:val="-1769616900"/>
          <w:docPartObj>
            <w:docPartGallery w:val="Page Numbers (Top of Page)"/>
            <w:docPartUnique/>
          </w:docPartObj>
        </w:sdtPr>
        <w:sdtContent>
          <w:p w14:paraId="07EC068E" w14:textId="3CEA66CF" w:rsidR="004C02A0" w:rsidRDefault="004C02A0" w:rsidP="70AD0833">
            <w:pPr>
              <w:pStyle w:val="Footer"/>
              <w:tabs>
                <w:tab w:val="clear" w:pos="4680"/>
                <w:tab w:val="clear" w:pos="9360"/>
                <w:tab w:val="center" w:pos="5233"/>
                <w:tab w:val="right" w:pos="10467"/>
              </w:tabs>
              <w:jc w:val="center"/>
            </w:pPr>
            <w:r w:rsidRPr="006B7F95">
              <w:rPr>
                <w:rFonts w:ascii="Arial" w:hAnsi="Arial" w:cs="Arial"/>
                <w:color w:val="333333"/>
                <w:spacing w:val="20"/>
                <w:sz w:val="18"/>
                <w:szCs w:val="18"/>
              </w:rPr>
              <w:t xml:space="preserve">TÜV SÜD America Inc. </w:t>
            </w:r>
            <w:r>
              <w:rPr>
                <w:rFonts w:ascii="Arial" w:hAnsi="Arial" w:cs="Arial"/>
                <w:color w:val="333333"/>
                <w:spacing w:val="20"/>
                <w:sz w:val="18"/>
                <w:szCs w:val="18"/>
              </w:rPr>
              <w:t>– Standard Operating Procedure</w:t>
            </w:r>
            <w:ins w:id="0" w:author="Scott, Tiffany" w:date="2025-03-19T14:29:00Z" w16du:dateUtc="2025-03-19T21:29:00Z">
              <w:r>
                <w:tab/>
              </w:r>
            </w:ins>
          </w:p>
          <w:p w14:paraId="04C42F96" w14:textId="77777777" w:rsidR="004C02A0" w:rsidRDefault="004C02A0">
            <w:pPr>
              <w:pStyle w:val="Footer"/>
              <w:jc w:val="right"/>
            </w:pPr>
            <w:r>
              <w:t xml:space="preserve">Page </w:t>
            </w:r>
            <w:r w:rsidRPr="70AD0833">
              <w:rPr>
                <w:b/>
                <w:bCs/>
                <w:noProof/>
              </w:rPr>
              <w:fldChar w:fldCharType="begin"/>
            </w:r>
            <w:r w:rsidRPr="70AD0833">
              <w:rPr>
                <w:b/>
                <w:bCs/>
              </w:rPr>
              <w:instrText xml:space="preserve"> PAGE </w:instrText>
            </w:r>
            <w:r w:rsidRPr="70AD0833">
              <w:rPr>
                <w:b/>
                <w:bCs/>
                <w:sz w:val="24"/>
                <w:szCs w:val="24"/>
              </w:rPr>
              <w:fldChar w:fldCharType="separate"/>
            </w:r>
            <w:r w:rsidRPr="70AD0833">
              <w:rPr>
                <w:b/>
                <w:bCs/>
                <w:noProof/>
              </w:rPr>
              <w:t>2</w:t>
            </w:r>
            <w:r w:rsidRPr="70AD0833">
              <w:rPr>
                <w:b/>
                <w:bCs/>
                <w:noProof/>
              </w:rPr>
              <w:fldChar w:fldCharType="end"/>
            </w:r>
            <w:r>
              <w:t xml:space="preserve"> of </w:t>
            </w:r>
            <w:r w:rsidRPr="70AD0833">
              <w:rPr>
                <w:b/>
                <w:bCs/>
                <w:noProof/>
              </w:rPr>
              <w:fldChar w:fldCharType="begin"/>
            </w:r>
            <w:r w:rsidRPr="70AD0833">
              <w:rPr>
                <w:b/>
                <w:bCs/>
              </w:rPr>
              <w:instrText xml:space="preserve"> NUMPAGES  </w:instrText>
            </w:r>
            <w:r w:rsidRPr="70AD0833">
              <w:rPr>
                <w:b/>
                <w:bCs/>
                <w:sz w:val="24"/>
                <w:szCs w:val="24"/>
              </w:rPr>
              <w:fldChar w:fldCharType="separate"/>
            </w:r>
            <w:r w:rsidRPr="70AD0833">
              <w:rPr>
                <w:b/>
                <w:bCs/>
                <w:noProof/>
              </w:rPr>
              <w:t>2</w:t>
            </w:r>
            <w:r w:rsidRPr="70AD0833">
              <w:rPr>
                <w:b/>
                <w:bCs/>
                <w:noProof/>
              </w:rPr>
              <w:fldChar w:fldCharType="end"/>
            </w:r>
          </w:p>
        </w:sdtContent>
      </w:sdt>
    </w:sdtContent>
  </w:sdt>
  <w:p w14:paraId="7562313B" w14:textId="77777777" w:rsidR="004C02A0" w:rsidRDefault="004C02A0" w:rsidP="0064346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64C31B" w14:textId="77777777" w:rsidR="00C24BAC" w:rsidRDefault="00C24BAC" w:rsidP="00BA5DCA">
      <w:r>
        <w:separator/>
      </w:r>
    </w:p>
  </w:footnote>
  <w:footnote w:type="continuationSeparator" w:id="0">
    <w:p w14:paraId="603316CE" w14:textId="77777777" w:rsidR="00C24BAC" w:rsidRDefault="00C24BAC" w:rsidP="00BA5DCA">
      <w:r>
        <w:continuationSeparator/>
      </w:r>
    </w:p>
  </w:footnote>
  <w:footnote w:type="continuationNotice" w:id="1">
    <w:p w14:paraId="243973EA" w14:textId="77777777" w:rsidR="00C24BAC" w:rsidRDefault="00C24B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A0EDD1" w14:textId="77777777" w:rsidR="004C02A0" w:rsidRDefault="004C02A0" w:rsidP="00643461">
    <w:pPr>
      <w:pStyle w:val="Header"/>
      <w:jc w:val="right"/>
      <w:rPr>
        <w:rFonts w:ascii="Times New Roman" w:hAnsi="Times New Roman"/>
        <w:b/>
        <w:bCs/>
        <w:sz w:val="28"/>
        <w:szCs w:val="28"/>
        <w:u w:val="single"/>
      </w:rPr>
    </w:pPr>
    <w:r>
      <w:rPr>
        <w:noProof/>
      </w:rPr>
      <w:drawing>
        <wp:anchor distT="0" distB="0" distL="114300" distR="114300" simplePos="0" relativeHeight="251658242" behindDoc="1" locked="0" layoutInCell="1" allowOverlap="1" wp14:anchorId="2371AC18" wp14:editId="5AE3C8DE">
          <wp:simplePos x="0" y="0"/>
          <wp:positionH relativeFrom="margin">
            <wp:posOffset>298450</wp:posOffset>
          </wp:positionH>
          <wp:positionV relativeFrom="paragraph">
            <wp:posOffset>3175</wp:posOffset>
          </wp:positionV>
          <wp:extent cx="1059815" cy="981710"/>
          <wp:effectExtent l="0" t="0" r="0" b="0"/>
          <wp:wrapNone/>
          <wp:docPr id="969525463" name="Picture 1" descr="A blue and white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sign&#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9815" cy="9817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
        <w:bCs/>
        <w:noProof/>
        <w:sz w:val="28"/>
        <w:szCs w:val="28"/>
        <w:u w:val="single"/>
      </w:rPr>
      <mc:AlternateContent>
        <mc:Choice Requires="wps">
          <w:drawing>
            <wp:anchor distT="0" distB="0" distL="114300" distR="114300" simplePos="0" relativeHeight="251658241" behindDoc="0" locked="0" layoutInCell="1" allowOverlap="1" wp14:anchorId="6F9DD6AB" wp14:editId="15415F27">
              <wp:simplePos x="0" y="0"/>
              <wp:positionH relativeFrom="column">
                <wp:posOffset>-447675</wp:posOffset>
              </wp:positionH>
              <wp:positionV relativeFrom="paragraph">
                <wp:posOffset>-1088390</wp:posOffset>
              </wp:positionV>
              <wp:extent cx="7629525" cy="1352550"/>
              <wp:effectExtent l="19050" t="473710" r="38100" b="497840"/>
              <wp:wrapNone/>
              <wp:docPr id="99768957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629525" cy="1352550"/>
                      </a:xfrm>
                      <a:prstGeom prst="wave">
                        <a:avLst>
                          <a:gd name="adj1" fmla="val 13005"/>
                          <a:gd name="adj2" fmla="val 0"/>
                        </a:avLst>
                      </a:prstGeom>
                      <a:solidFill>
                        <a:srgbClr val="215E99"/>
                      </a:solidFill>
                      <a:ln w="38100">
                        <a:solidFill>
                          <a:srgbClr val="F2F2F2"/>
                        </a:solidFill>
                        <a:round/>
                        <a:headEnd/>
                        <a:tailEnd/>
                      </a:ln>
                      <a:effectLst>
                        <a:outerShdw dist="28398" dir="3806097" algn="ctr" rotWithShape="0">
                          <a:srgbClr val="074E69">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70DD25A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AutoShape 19" o:spid="_x0000_s1026" type="#_x0000_t64" style="position:absolute;margin-left:-35.25pt;margin-top:-85.7pt;width:600.75pt;height:106.5pt;rotation:180;z-index:251660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" fillcolor="#215e99" strokecolor="#f2f2f2" strokeweight="3pt">
              <v:shadow on="t" color="#074e69" opacity=".5" offset="1pt"/>
            </v:shape>
          </w:pict>
        </mc:Fallback>
      </mc:AlternateContent>
    </w:r>
  </w:p>
  <w:p w14:paraId="4DD02020" w14:textId="77777777" w:rsidR="004C02A0" w:rsidRDefault="004C02A0" w:rsidP="00C61028">
    <w:pPr>
      <w:pStyle w:val="Header"/>
      <w:jc w:val="center"/>
      <w:rPr>
        <w:rFonts w:ascii="Times New Roman" w:hAnsi="Times New Roman"/>
        <w:b/>
        <w:bCs/>
        <w:sz w:val="28"/>
        <w:szCs w:val="28"/>
        <w:u w:val="single"/>
      </w:rPr>
    </w:pPr>
  </w:p>
  <w:p w14:paraId="6638770A" w14:textId="77777777" w:rsidR="00517290" w:rsidRDefault="00517290" w:rsidP="00E7571D">
    <w:pPr>
      <w:pStyle w:val="Header"/>
      <w:jc w:val="center"/>
      <w:rPr>
        <w:rFonts w:ascii="Times New Roman" w:hAnsi="Times New Roman"/>
        <w:b/>
        <w:bCs/>
        <w:u w:val="single"/>
      </w:rPr>
    </w:pPr>
  </w:p>
  <w:p w14:paraId="244BEB47" w14:textId="37D44A70" w:rsidR="004C02A0" w:rsidRDefault="004C02A0" w:rsidP="00E7571D">
    <w:pPr>
      <w:pStyle w:val="Header"/>
      <w:jc w:val="center"/>
      <w:rPr>
        <w:rFonts w:ascii="Times New Roman" w:hAnsi="Times New Roman"/>
        <w:b/>
        <w:bCs/>
        <w:u w:val="single"/>
      </w:rPr>
    </w:pPr>
    <w:r w:rsidRPr="00517290">
      <w:rPr>
        <w:rFonts w:ascii="Times New Roman" w:hAnsi="Times New Roman"/>
        <w:b/>
        <w:bCs/>
        <w:u w:val="single"/>
      </w:rPr>
      <w:t>STANDARD OPERATING PROCEDURE</w:t>
    </w:r>
  </w:p>
  <w:p w14:paraId="4C42D18D" w14:textId="77777777" w:rsidR="00517290" w:rsidRPr="00517290" w:rsidRDefault="00517290" w:rsidP="00E7571D">
    <w:pPr>
      <w:pStyle w:val="Header"/>
      <w:jc w:val="center"/>
      <w:rPr>
        <w:rFonts w:ascii="Times New Roman" w:hAnsi="Times New Roman"/>
        <w:b/>
        <w:bCs/>
        <w:u w:val="single"/>
      </w:rPr>
    </w:pPr>
  </w:p>
  <w:p w14:paraId="713D23CE" w14:textId="77777777" w:rsidR="004C02A0" w:rsidRPr="00C61028" w:rsidRDefault="004C02A0">
    <w:pPr>
      <w:pStyle w:val="Header"/>
      <w:rPr>
        <w:rFonts w:ascii="Times New Roman" w:hAnsi="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56AADE" w14:textId="67D36FAA" w:rsidR="00005FED" w:rsidRPr="00C61028" w:rsidRDefault="00023B21">
    <w:pPr>
      <w:pStyle w:val="Header"/>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58240" behindDoc="0" locked="0" layoutInCell="1" allowOverlap="1" wp14:anchorId="2435A041" wp14:editId="15D0016D">
              <wp:simplePos x="0" y="0"/>
              <wp:positionH relativeFrom="column">
                <wp:posOffset>-662305</wp:posOffset>
              </wp:positionH>
              <wp:positionV relativeFrom="paragraph">
                <wp:posOffset>-1078865</wp:posOffset>
              </wp:positionV>
              <wp:extent cx="7629525" cy="1352550"/>
              <wp:effectExtent l="23495" t="473710" r="33655" b="497840"/>
              <wp:wrapNone/>
              <wp:docPr id="1655229276"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629525" cy="1352550"/>
                      </a:xfrm>
                      <a:prstGeom prst="wave">
                        <a:avLst>
                          <a:gd name="adj1" fmla="val 13005"/>
                          <a:gd name="adj2" fmla="val 0"/>
                        </a:avLst>
                      </a:prstGeom>
                      <a:solidFill>
                        <a:srgbClr val="215E99"/>
                      </a:solidFill>
                      <a:ln w="38100">
                        <a:solidFill>
                          <a:srgbClr val="F2F2F2"/>
                        </a:solidFill>
                        <a:round/>
                        <a:headEnd/>
                        <a:tailEnd/>
                      </a:ln>
                      <a:effectLst>
                        <a:outerShdw dist="28398" dir="3806097" algn="ctr" rotWithShape="0">
                          <a:srgbClr val="074E69">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5DAC8793"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AutoShape 24" o:spid="_x0000_s1026" type="#_x0000_t64" style="position:absolute;margin-left:-52.15pt;margin-top:-84.95pt;width:600.75pt;height:106.5pt;rotation:18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" fillcolor="#215e99" strokecolor="#f2f2f2" strokeweight="3pt">
              <v:shadow on="t" color="#074e69" opacity=".5" offset="1p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0052F"/>
    <w:multiLevelType w:val="multilevel"/>
    <w:tmpl w:val="27949E02"/>
    <w:lvl w:ilvl="0">
      <w:start w:val="1"/>
      <w:numFmt w:val="bullet"/>
      <w:lvlText w:val=""/>
      <w:lvlJc w:val="left"/>
      <w:pPr>
        <w:tabs>
          <w:tab w:val="num" w:pos="2160"/>
        </w:tabs>
        <w:ind w:left="2160" w:hanging="360"/>
      </w:pPr>
      <w:rPr>
        <w:rFonts w:ascii="Symbol" w:hAnsi="Symbol" w:hint="default"/>
        <w:color w:val="000000" w:themeColor="text1"/>
      </w:rPr>
    </w:lvl>
    <w:lvl w:ilvl="1">
      <w:start w:val="1"/>
      <w:numFmt w:val="bullet"/>
      <w:lvlText w:val=""/>
      <w:lvlJc w:val="left"/>
      <w:pPr>
        <w:ind w:left="4500" w:hanging="360"/>
      </w:pPr>
      <w:rPr>
        <w:rFonts w:ascii="Wingdings" w:hAnsi="Wingdings" w:hint="default"/>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 w15:restartNumberingAfterBreak="0">
    <w:nsid w:val="006254AE"/>
    <w:multiLevelType w:val="hybridMultilevel"/>
    <w:tmpl w:val="20A609E8"/>
    <w:lvl w:ilvl="0" w:tplc="8E168D6A">
      <w:start w:val="1"/>
      <w:numFmt w:val="bullet"/>
      <w:lvlText w:val=""/>
      <w:lvlJc w:val="left"/>
      <w:pPr>
        <w:ind w:left="720" w:hanging="360"/>
      </w:pPr>
      <w:rPr>
        <w:rFonts w:ascii="Symbol" w:hAnsi="Symbol" w:hint="default"/>
      </w:rPr>
    </w:lvl>
    <w:lvl w:ilvl="1" w:tplc="C844857A">
      <w:start w:val="1"/>
      <w:numFmt w:val="bullet"/>
      <w:lvlText w:val="o"/>
      <w:lvlJc w:val="left"/>
      <w:pPr>
        <w:ind w:left="1440" w:hanging="360"/>
      </w:pPr>
      <w:rPr>
        <w:rFonts w:ascii="Courier New" w:hAnsi="Courier New" w:hint="default"/>
      </w:rPr>
    </w:lvl>
    <w:lvl w:ilvl="2" w:tplc="F7CCF342">
      <w:start w:val="1"/>
      <w:numFmt w:val="bullet"/>
      <w:lvlText w:val=""/>
      <w:lvlJc w:val="left"/>
      <w:pPr>
        <w:ind w:left="2160" w:hanging="360"/>
      </w:pPr>
      <w:rPr>
        <w:rFonts w:ascii="Wingdings" w:hAnsi="Wingdings" w:hint="default"/>
      </w:rPr>
    </w:lvl>
    <w:lvl w:ilvl="3" w:tplc="F2B6D848">
      <w:start w:val="1"/>
      <w:numFmt w:val="bullet"/>
      <w:lvlText w:val=""/>
      <w:lvlJc w:val="left"/>
      <w:pPr>
        <w:ind w:left="2880" w:hanging="360"/>
      </w:pPr>
      <w:rPr>
        <w:rFonts w:ascii="Symbol" w:hAnsi="Symbol" w:hint="default"/>
      </w:rPr>
    </w:lvl>
    <w:lvl w:ilvl="4" w:tplc="D992309A">
      <w:start w:val="1"/>
      <w:numFmt w:val="bullet"/>
      <w:lvlText w:val="o"/>
      <w:lvlJc w:val="left"/>
      <w:pPr>
        <w:ind w:left="3600" w:hanging="360"/>
      </w:pPr>
      <w:rPr>
        <w:rFonts w:ascii="Courier New" w:hAnsi="Courier New" w:hint="default"/>
      </w:rPr>
    </w:lvl>
    <w:lvl w:ilvl="5" w:tplc="E62E2D04">
      <w:start w:val="1"/>
      <w:numFmt w:val="bullet"/>
      <w:lvlText w:val=""/>
      <w:lvlJc w:val="left"/>
      <w:pPr>
        <w:ind w:left="4320" w:hanging="360"/>
      </w:pPr>
      <w:rPr>
        <w:rFonts w:ascii="Wingdings" w:hAnsi="Wingdings" w:hint="default"/>
      </w:rPr>
    </w:lvl>
    <w:lvl w:ilvl="6" w:tplc="749AA66C">
      <w:start w:val="1"/>
      <w:numFmt w:val="bullet"/>
      <w:lvlText w:val=""/>
      <w:lvlJc w:val="left"/>
      <w:pPr>
        <w:ind w:left="5040" w:hanging="360"/>
      </w:pPr>
      <w:rPr>
        <w:rFonts w:ascii="Symbol" w:hAnsi="Symbol" w:hint="default"/>
      </w:rPr>
    </w:lvl>
    <w:lvl w:ilvl="7" w:tplc="26E223E6">
      <w:start w:val="1"/>
      <w:numFmt w:val="bullet"/>
      <w:lvlText w:val="o"/>
      <w:lvlJc w:val="left"/>
      <w:pPr>
        <w:ind w:left="5760" w:hanging="360"/>
      </w:pPr>
      <w:rPr>
        <w:rFonts w:ascii="Courier New" w:hAnsi="Courier New" w:hint="default"/>
      </w:rPr>
    </w:lvl>
    <w:lvl w:ilvl="8" w:tplc="846E0FD0">
      <w:start w:val="1"/>
      <w:numFmt w:val="bullet"/>
      <w:lvlText w:val=""/>
      <w:lvlJc w:val="left"/>
      <w:pPr>
        <w:ind w:left="6480" w:hanging="360"/>
      </w:pPr>
      <w:rPr>
        <w:rFonts w:ascii="Wingdings" w:hAnsi="Wingdings" w:hint="default"/>
      </w:rPr>
    </w:lvl>
  </w:abstractNum>
  <w:abstractNum w:abstractNumId="2" w15:restartNumberingAfterBreak="0">
    <w:nsid w:val="00768902"/>
    <w:multiLevelType w:val="hybridMultilevel"/>
    <w:tmpl w:val="F02EC3A8"/>
    <w:lvl w:ilvl="0" w:tplc="BE4CDE8C">
      <w:start w:val="1"/>
      <w:numFmt w:val="bullet"/>
      <w:lvlText w:val=""/>
      <w:lvlJc w:val="left"/>
      <w:pPr>
        <w:ind w:left="1080" w:hanging="360"/>
      </w:pPr>
      <w:rPr>
        <w:rFonts w:ascii="Symbol" w:hAnsi="Symbol" w:hint="default"/>
      </w:rPr>
    </w:lvl>
    <w:lvl w:ilvl="1" w:tplc="4CD602FA">
      <w:start w:val="1"/>
      <w:numFmt w:val="bullet"/>
      <w:lvlText w:val="o"/>
      <w:lvlJc w:val="left"/>
      <w:pPr>
        <w:ind w:left="1800" w:hanging="360"/>
      </w:pPr>
      <w:rPr>
        <w:rFonts w:ascii="Courier New" w:hAnsi="Courier New" w:hint="default"/>
      </w:rPr>
    </w:lvl>
    <w:lvl w:ilvl="2" w:tplc="FFFFFFFF">
      <w:start w:val="1"/>
      <w:numFmt w:val="decimal"/>
      <w:lvlText w:val="%3."/>
      <w:lvlJc w:val="left"/>
      <w:pPr>
        <w:ind w:left="2520" w:hanging="360"/>
      </w:pPr>
    </w:lvl>
    <w:lvl w:ilvl="3" w:tplc="DB18AD32">
      <w:start w:val="1"/>
      <w:numFmt w:val="bullet"/>
      <w:lvlText w:val=""/>
      <w:lvlJc w:val="left"/>
      <w:pPr>
        <w:ind w:left="3240" w:hanging="360"/>
      </w:pPr>
      <w:rPr>
        <w:rFonts w:ascii="Symbol" w:hAnsi="Symbol" w:hint="default"/>
      </w:rPr>
    </w:lvl>
    <w:lvl w:ilvl="4" w:tplc="E8801BB6">
      <w:start w:val="1"/>
      <w:numFmt w:val="bullet"/>
      <w:lvlText w:val="o"/>
      <w:lvlJc w:val="left"/>
      <w:pPr>
        <w:ind w:left="3960" w:hanging="360"/>
      </w:pPr>
      <w:rPr>
        <w:rFonts w:ascii="Courier New" w:hAnsi="Courier New" w:hint="default"/>
      </w:rPr>
    </w:lvl>
    <w:lvl w:ilvl="5" w:tplc="6CFA2BF0">
      <w:start w:val="1"/>
      <w:numFmt w:val="bullet"/>
      <w:lvlText w:val=""/>
      <w:lvlJc w:val="left"/>
      <w:pPr>
        <w:ind w:left="4680" w:hanging="360"/>
      </w:pPr>
      <w:rPr>
        <w:rFonts w:ascii="Wingdings" w:hAnsi="Wingdings" w:hint="default"/>
      </w:rPr>
    </w:lvl>
    <w:lvl w:ilvl="6" w:tplc="1F1A9AEC">
      <w:start w:val="1"/>
      <w:numFmt w:val="bullet"/>
      <w:lvlText w:val=""/>
      <w:lvlJc w:val="left"/>
      <w:pPr>
        <w:ind w:left="5400" w:hanging="360"/>
      </w:pPr>
      <w:rPr>
        <w:rFonts w:ascii="Symbol" w:hAnsi="Symbol" w:hint="default"/>
      </w:rPr>
    </w:lvl>
    <w:lvl w:ilvl="7" w:tplc="F566CBD2">
      <w:start w:val="1"/>
      <w:numFmt w:val="bullet"/>
      <w:lvlText w:val="o"/>
      <w:lvlJc w:val="left"/>
      <w:pPr>
        <w:ind w:left="6120" w:hanging="360"/>
      </w:pPr>
      <w:rPr>
        <w:rFonts w:ascii="Courier New" w:hAnsi="Courier New" w:hint="default"/>
      </w:rPr>
    </w:lvl>
    <w:lvl w:ilvl="8" w:tplc="C9428B06">
      <w:start w:val="1"/>
      <w:numFmt w:val="bullet"/>
      <w:lvlText w:val=""/>
      <w:lvlJc w:val="left"/>
      <w:pPr>
        <w:ind w:left="6840" w:hanging="360"/>
      </w:pPr>
      <w:rPr>
        <w:rFonts w:ascii="Wingdings" w:hAnsi="Wingdings" w:hint="default"/>
      </w:rPr>
    </w:lvl>
  </w:abstractNum>
  <w:abstractNum w:abstractNumId="3" w15:restartNumberingAfterBreak="0">
    <w:nsid w:val="0089261D"/>
    <w:multiLevelType w:val="multilevel"/>
    <w:tmpl w:val="BFE6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477D2"/>
    <w:multiLevelType w:val="hybridMultilevel"/>
    <w:tmpl w:val="22404922"/>
    <w:lvl w:ilvl="0" w:tplc="FFFFFFFF">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6866DD6"/>
    <w:multiLevelType w:val="hybridMultilevel"/>
    <w:tmpl w:val="2B7A503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8A4387B"/>
    <w:multiLevelType w:val="hybridMultilevel"/>
    <w:tmpl w:val="14A09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744615"/>
    <w:multiLevelType w:val="hybridMultilevel"/>
    <w:tmpl w:val="DE98F33A"/>
    <w:lvl w:ilvl="0" w:tplc="04090009">
      <w:start w:val="1"/>
      <w:numFmt w:val="bullet"/>
      <w:lvlText w:val=""/>
      <w:lvlJc w:val="left"/>
      <w:pPr>
        <w:ind w:left="108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D5640B2"/>
    <w:multiLevelType w:val="hybridMultilevel"/>
    <w:tmpl w:val="400A2C2E"/>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13AC579A"/>
    <w:multiLevelType w:val="hybridMultilevel"/>
    <w:tmpl w:val="F0CC73D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97FDBB"/>
    <w:multiLevelType w:val="hybridMultilevel"/>
    <w:tmpl w:val="E9D2BF12"/>
    <w:lvl w:ilvl="0" w:tplc="04090003">
      <w:start w:val="1"/>
      <w:numFmt w:val="bullet"/>
      <w:lvlText w:val="o"/>
      <w:lvlJc w:val="left"/>
      <w:pPr>
        <w:ind w:left="720" w:hanging="360"/>
      </w:pPr>
      <w:rPr>
        <w:rFonts w:ascii="Courier New" w:hAnsi="Courier New" w:cs="Courier New" w:hint="default"/>
      </w:rPr>
    </w:lvl>
    <w:lvl w:ilvl="1" w:tplc="175A3A5E">
      <w:start w:val="1"/>
      <w:numFmt w:val="bullet"/>
      <w:lvlText w:val="o"/>
      <w:lvlJc w:val="left"/>
      <w:pPr>
        <w:ind w:left="1440" w:hanging="360"/>
      </w:pPr>
      <w:rPr>
        <w:rFonts w:ascii="Courier New" w:hAnsi="Courier New" w:hint="default"/>
      </w:rPr>
    </w:lvl>
    <w:lvl w:ilvl="2" w:tplc="A920D9CE">
      <w:start w:val="1"/>
      <w:numFmt w:val="bullet"/>
      <w:lvlText w:val=""/>
      <w:lvlJc w:val="left"/>
      <w:pPr>
        <w:ind w:left="2160" w:hanging="360"/>
      </w:pPr>
      <w:rPr>
        <w:rFonts w:ascii="Wingdings" w:hAnsi="Wingdings" w:hint="default"/>
      </w:rPr>
    </w:lvl>
    <w:lvl w:ilvl="3" w:tplc="63869586">
      <w:start w:val="1"/>
      <w:numFmt w:val="bullet"/>
      <w:lvlText w:val=""/>
      <w:lvlJc w:val="left"/>
      <w:pPr>
        <w:ind w:left="2880" w:hanging="360"/>
      </w:pPr>
      <w:rPr>
        <w:rFonts w:ascii="Symbol" w:hAnsi="Symbol" w:hint="default"/>
      </w:rPr>
    </w:lvl>
    <w:lvl w:ilvl="4" w:tplc="D098E5A0">
      <w:start w:val="1"/>
      <w:numFmt w:val="bullet"/>
      <w:lvlText w:val="o"/>
      <w:lvlJc w:val="left"/>
      <w:pPr>
        <w:ind w:left="3600" w:hanging="360"/>
      </w:pPr>
      <w:rPr>
        <w:rFonts w:ascii="Courier New" w:hAnsi="Courier New" w:hint="default"/>
      </w:rPr>
    </w:lvl>
    <w:lvl w:ilvl="5" w:tplc="E8128932">
      <w:start w:val="1"/>
      <w:numFmt w:val="bullet"/>
      <w:lvlText w:val=""/>
      <w:lvlJc w:val="left"/>
      <w:pPr>
        <w:ind w:left="4320" w:hanging="360"/>
      </w:pPr>
      <w:rPr>
        <w:rFonts w:ascii="Wingdings" w:hAnsi="Wingdings" w:hint="default"/>
      </w:rPr>
    </w:lvl>
    <w:lvl w:ilvl="6" w:tplc="CB203C9A">
      <w:start w:val="1"/>
      <w:numFmt w:val="bullet"/>
      <w:lvlText w:val=""/>
      <w:lvlJc w:val="left"/>
      <w:pPr>
        <w:ind w:left="5040" w:hanging="360"/>
      </w:pPr>
      <w:rPr>
        <w:rFonts w:ascii="Symbol" w:hAnsi="Symbol" w:hint="default"/>
      </w:rPr>
    </w:lvl>
    <w:lvl w:ilvl="7" w:tplc="30B04018">
      <w:start w:val="1"/>
      <w:numFmt w:val="bullet"/>
      <w:lvlText w:val="o"/>
      <w:lvlJc w:val="left"/>
      <w:pPr>
        <w:ind w:left="5760" w:hanging="360"/>
      </w:pPr>
      <w:rPr>
        <w:rFonts w:ascii="Courier New" w:hAnsi="Courier New" w:hint="default"/>
      </w:rPr>
    </w:lvl>
    <w:lvl w:ilvl="8" w:tplc="54D86876">
      <w:start w:val="1"/>
      <w:numFmt w:val="bullet"/>
      <w:lvlText w:val=""/>
      <w:lvlJc w:val="left"/>
      <w:pPr>
        <w:ind w:left="6480" w:hanging="360"/>
      </w:pPr>
      <w:rPr>
        <w:rFonts w:ascii="Wingdings" w:hAnsi="Wingdings" w:hint="default"/>
      </w:rPr>
    </w:lvl>
  </w:abstractNum>
  <w:abstractNum w:abstractNumId="11" w15:restartNumberingAfterBreak="0">
    <w:nsid w:val="16A1FEAC"/>
    <w:multiLevelType w:val="hybridMultilevel"/>
    <w:tmpl w:val="FFFFFFFF"/>
    <w:lvl w:ilvl="0" w:tplc="2ADA36BC">
      <w:start w:val="1"/>
      <w:numFmt w:val="bullet"/>
      <w:lvlText w:val=""/>
      <w:lvlJc w:val="left"/>
      <w:pPr>
        <w:ind w:left="720" w:hanging="360"/>
      </w:pPr>
      <w:rPr>
        <w:rFonts w:ascii="Symbol" w:hAnsi="Symbol" w:hint="default"/>
      </w:rPr>
    </w:lvl>
    <w:lvl w:ilvl="1" w:tplc="2528CCB8">
      <w:start w:val="1"/>
      <w:numFmt w:val="bullet"/>
      <w:lvlText w:val="o"/>
      <w:lvlJc w:val="left"/>
      <w:pPr>
        <w:ind w:left="1440" w:hanging="360"/>
      </w:pPr>
      <w:rPr>
        <w:rFonts w:ascii="Courier New" w:hAnsi="Courier New" w:hint="default"/>
      </w:rPr>
    </w:lvl>
    <w:lvl w:ilvl="2" w:tplc="5BE6E57E">
      <w:start w:val="1"/>
      <w:numFmt w:val="bullet"/>
      <w:lvlText w:val=""/>
      <w:lvlJc w:val="left"/>
      <w:pPr>
        <w:ind w:left="2160" w:hanging="360"/>
      </w:pPr>
      <w:rPr>
        <w:rFonts w:ascii="Wingdings" w:hAnsi="Wingdings" w:hint="default"/>
      </w:rPr>
    </w:lvl>
    <w:lvl w:ilvl="3" w:tplc="9A88FC74">
      <w:start w:val="1"/>
      <w:numFmt w:val="bullet"/>
      <w:lvlText w:val=""/>
      <w:lvlJc w:val="left"/>
      <w:pPr>
        <w:ind w:left="2880" w:hanging="360"/>
      </w:pPr>
      <w:rPr>
        <w:rFonts w:ascii="Symbol" w:hAnsi="Symbol" w:hint="default"/>
      </w:rPr>
    </w:lvl>
    <w:lvl w:ilvl="4" w:tplc="74C2CB20">
      <w:start w:val="1"/>
      <w:numFmt w:val="bullet"/>
      <w:lvlText w:val="o"/>
      <w:lvlJc w:val="left"/>
      <w:pPr>
        <w:ind w:left="3600" w:hanging="360"/>
      </w:pPr>
      <w:rPr>
        <w:rFonts w:ascii="Courier New" w:hAnsi="Courier New" w:hint="default"/>
      </w:rPr>
    </w:lvl>
    <w:lvl w:ilvl="5" w:tplc="0DBC38F2">
      <w:start w:val="1"/>
      <w:numFmt w:val="bullet"/>
      <w:lvlText w:val=""/>
      <w:lvlJc w:val="left"/>
      <w:pPr>
        <w:ind w:left="4320" w:hanging="360"/>
      </w:pPr>
      <w:rPr>
        <w:rFonts w:ascii="Wingdings" w:hAnsi="Wingdings" w:hint="default"/>
      </w:rPr>
    </w:lvl>
    <w:lvl w:ilvl="6" w:tplc="19ECD190">
      <w:start w:val="1"/>
      <w:numFmt w:val="bullet"/>
      <w:lvlText w:val=""/>
      <w:lvlJc w:val="left"/>
      <w:pPr>
        <w:ind w:left="5040" w:hanging="360"/>
      </w:pPr>
      <w:rPr>
        <w:rFonts w:ascii="Symbol" w:hAnsi="Symbol" w:hint="default"/>
      </w:rPr>
    </w:lvl>
    <w:lvl w:ilvl="7" w:tplc="2B50F03C">
      <w:start w:val="1"/>
      <w:numFmt w:val="bullet"/>
      <w:lvlText w:val="o"/>
      <w:lvlJc w:val="left"/>
      <w:pPr>
        <w:ind w:left="5760" w:hanging="360"/>
      </w:pPr>
      <w:rPr>
        <w:rFonts w:ascii="Courier New" w:hAnsi="Courier New" w:hint="default"/>
      </w:rPr>
    </w:lvl>
    <w:lvl w:ilvl="8" w:tplc="D0E46838">
      <w:start w:val="1"/>
      <w:numFmt w:val="bullet"/>
      <w:lvlText w:val=""/>
      <w:lvlJc w:val="left"/>
      <w:pPr>
        <w:ind w:left="6480" w:hanging="360"/>
      </w:pPr>
      <w:rPr>
        <w:rFonts w:ascii="Wingdings" w:hAnsi="Wingdings" w:hint="default"/>
      </w:rPr>
    </w:lvl>
  </w:abstractNum>
  <w:abstractNum w:abstractNumId="12" w15:restartNumberingAfterBreak="0">
    <w:nsid w:val="1A98DED4"/>
    <w:multiLevelType w:val="hybridMultilevel"/>
    <w:tmpl w:val="FFFFFFFF"/>
    <w:lvl w:ilvl="0" w:tplc="BDCE1B08">
      <w:start w:val="1"/>
      <w:numFmt w:val="bullet"/>
      <w:lvlText w:val=""/>
      <w:lvlJc w:val="left"/>
      <w:pPr>
        <w:ind w:left="720" w:hanging="360"/>
      </w:pPr>
      <w:rPr>
        <w:rFonts w:ascii="Symbol" w:hAnsi="Symbol" w:hint="default"/>
      </w:rPr>
    </w:lvl>
    <w:lvl w:ilvl="1" w:tplc="88DE22B4">
      <w:start w:val="1"/>
      <w:numFmt w:val="bullet"/>
      <w:lvlText w:val="o"/>
      <w:lvlJc w:val="left"/>
      <w:pPr>
        <w:ind w:left="1440" w:hanging="360"/>
      </w:pPr>
      <w:rPr>
        <w:rFonts w:ascii="Courier New" w:hAnsi="Courier New" w:hint="default"/>
      </w:rPr>
    </w:lvl>
    <w:lvl w:ilvl="2" w:tplc="C2D8610A">
      <w:start w:val="1"/>
      <w:numFmt w:val="bullet"/>
      <w:lvlText w:val=""/>
      <w:lvlJc w:val="left"/>
      <w:pPr>
        <w:ind w:left="2160" w:hanging="360"/>
      </w:pPr>
      <w:rPr>
        <w:rFonts w:ascii="Wingdings" w:hAnsi="Wingdings" w:hint="default"/>
      </w:rPr>
    </w:lvl>
    <w:lvl w:ilvl="3" w:tplc="20D8588C">
      <w:start w:val="1"/>
      <w:numFmt w:val="bullet"/>
      <w:lvlText w:val=""/>
      <w:lvlJc w:val="left"/>
      <w:pPr>
        <w:ind w:left="2880" w:hanging="360"/>
      </w:pPr>
      <w:rPr>
        <w:rFonts w:ascii="Symbol" w:hAnsi="Symbol" w:hint="default"/>
      </w:rPr>
    </w:lvl>
    <w:lvl w:ilvl="4" w:tplc="7DAA5250">
      <w:start w:val="1"/>
      <w:numFmt w:val="bullet"/>
      <w:lvlText w:val="o"/>
      <w:lvlJc w:val="left"/>
      <w:pPr>
        <w:ind w:left="3600" w:hanging="360"/>
      </w:pPr>
      <w:rPr>
        <w:rFonts w:ascii="Courier New" w:hAnsi="Courier New" w:hint="default"/>
      </w:rPr>
    </w:lvl>
    <w:lvl w:ilvl="5" w:tplc="465CB9FA">
      <w:start w:val="1"/>
      <w:numFmt w:val="bullet"/>
      <w:lvlText w:val=""/>
      <w:lvlJc w:val="left"/>
      <w:pPr>
        <w:ind w:left="4320" w:hanging="360"/>
      </w:pPr>
      <w:rPr>
        <w:rFonts w:ascii="Wingdings" w:hAnsi="Wingdings" w:hint="default"/>
      </w:rPr>
    </w:lvl>
    <w:lvl w:ilvl="6" w:tplc="61DEFC5C">
      <w:start w:val="1"/>
      <w:numFmt w:val="bullet"/>
      <w:lvlText w:val=""/>
      <w:lvlJc w:val="left"/>
      <w:pPr>
        <w:ind w:left="5040" w:hanging="360"/>
      </w:pPr>
      <w:rPr>
        <w:rFonts w:ascii="Symbol" w:hAnsi="Symbol" w:hint="default"/>
      </w:rPr>
    </w:lvl>
    <w:lvl w:ilvl="7" w:tplc="1714A60C">
      <w:start w:val="1"/>
      <w:numFmt w:val="bullet"/>
      <w:lvlText w:val="o"/>
      <w:lvlJc w:val="left"/>
      <w:pPr>
        <w:ind w:left="5760" w:hanging="360"/>
      </w:pPr>
      <w:rPr>
        <w:rFonts w:ascii="Courier New" w:hAnsi="Courier New" w:hint="default"/>
      </w:rPr>
    </w:lvl>
    <w:lvl w:ilvl="8" w:tplc="8D8EE4D4">
      <w:start w:val="1"/>
      <w:numFmt w:val="bullet"/>
      <w:lvlText w:val=""/>
      <w:lvlJc w:val="left"/>
      <w:pPr>
        <w:ind w:left="6480" w:hanging="360"/>
      </w:pPr>
      <w:rPr>
        <w:rFonts w:ascii="Wingdings" w:hAnsi="Wingdings" w:hint="default"/>
      </w:rPr>
    </w:lvl>
  </w:abstractNum>
  <w:abstractNum w:abstractNumId="13" w15:restartNumberingAfterBreak="0">
    <w:nsid w:val="1AEB212F"/>
    <w:multiLevelType w:val="hybridMultilevel"/>
    <w:tmpl w:val="FFFFFFFF"/>
    <w:lvl w:ilvl="0" w:tplc="AE5C6AD2">
      <w:start w:val="1"/>
      <w:numFmt w:val="bullet"/>
      <w:lvlText w:val=""/>
      <w:lvlJc w:val="left"/>
      <w:pPr>
        <w:ind w:left="720" w:hanging="360"/>
      </w:pPr>
      <w:rPr>
        <w:rFonts w:ascii="Symbol" w:hAnsi="Symbol" w:hint="default"/>
      </w:rPr>
    </w:lvl>
    <w:lvl w:ilvl="1" w:tplc="69009C40">
      <w:start w:val="1"/>
      <w:numFmt w:val="bullet"/>
      <w:lvlText w:val="o"/>
      <w:lvlJc w:val="left"/>
      <w:pPr>
        <w:ind w:left="1440" w:hanging="360"/>
      </w:pPr>
      <w:rPr>
        <w:rFonts w:ascii="Courier New" w:hAnsi="Courier New" w:hint="default"/>
      </w:rPr>
    </w:lvl>
    <w:lvl w:ilvl="2" w:tplc="E95E3F58">
      <w:start w:val="1"/>
      <w:numFmt w:val="bullet"/>
      <w:lvlText w:val=""/>
      <w:lvlJc w:val="left"/>
      <w:pPr>
        <w:ind w:left="2160" w:hanging="360"/>
      </w:pPr>
      <w:rPr>
        <w:rFonts w:ascii="Wingdings" w:hAnsi="Wingdings" w:hint="default"/>
      </w:rPr>
    </w:lvl>
    <w:lvl w:ilvl="3" w:tplc="A2122746">
      <w:start w:val="1"/>
      <w:numFmt w:val="bullet"/>
      <w:lvlText w:val=""/>
      <w:lvlJc w:val="left"/>
      <w:pPr>
        <w:ind w:left="2880" w:hanging="360"/>
      </w:pPr>
      <w:rPr>
        <w:rFonts w:ascii="Symbol" w:hAnsi="Symbol" w:hint="default"/>
      </w:rPr>
    </w:lvl>
    <w:lvl w:ilvl="4" w:tplc="2FE02FCE">
      <w:start w:val="1"/>
      <w:numFmt w:val="bullet"/>
      <w:lvlText w:val="o"/>
      <w:lvlJc w:val="left"/>
      <w:pPr>
        <w:ind w:left="3600" w:hanging="360"/>
      </w:pPr>
      <w:rPr>
        <w:rFonts w:ascii="Courier New" w:hAnsi="Courier New" w:hint="default"/>
      </w:rPr>
    </w:lvl>
    <w:lvl w:ilvl="5" w:tplc="5846EB2C">
      <w:start w:val="1"/>
      <w:numFmt w:val="bullet"/>
      <w:lvlText w:val=""/>
      <w:lvlJc w:val="left"/>
      <w:pPr>
        <w:ind w:left="4320" w:hanging="360"/>
      </w:pPr>
      <w:rPr>
        <w:rFonts w:ascii="Wingdings" w:hAnsi="Wingdings" w:hint="default"/>
      </w:rPr>
    </w:lvl>
    <w:lvl w:ilvl="6" w:tplc="890044EC">
      <w:start w:val="1"/>
      <w:numFmt w:val="bullet"/>
      <w:lvlText w:val=""/>
      <w:lvlJc w:val="left"/>
      <w:pPr>
        <w:ind w:left="5040" w:hanging="360"/>
      </w:pPr>
      <w:rPr>
        <w:rFonts w:ascii="Symbol" w:hAnsi="Symbol" w:hint="default"/>
      </w:rPr>
    </w:lvl>
    <w:lvl w:ilvl="7" w:tplc="9D925A04">
      <w:start w:val="1"/>
      <w:numFmt w:val="bullet"/>
      <w:lvlText w:val="o"/>
      <w:lvlJc w:val="left"/>
      <w:pPr>
        <w:ind w:left="5760" w:hanging="360"/>
      </w:pPr>
      <w:rPr>
        <w:rFonts w:ascii="Courier New" w:hAnsi="Courier New" w:hint="default"/>
      </w:rPr>
    </w:lvl>
    <w:lvl w:ilvl="8" w:tplc="C3C63B70">
      <w:start w:val="1"/>
      <w:numFmt w:val="bullet"/>
      <w:lvlText w:val=""/>
      <w:lvlJc w:val="left"/>
      <w:pPr>
        <w:ind w:left="6480" w:hanging="360"/>
      </w:pPr>
      <w:rPr>
        <w:rFonts w:ascii="Wingdings" w:hAnsi="Wingdings" w:hint="default"/>
      </w:rPr>
    </w:lvl>
  </w:abstractNum>
  <w:abstractNum w:abstractNumId="14" w15:restartNumberingAfterBreak="0">
    <w:nsid w:val="1CE5D68D"/>
    <w:multiLevelType w:val="hybridMultilevel"/>
    <w:tmpl w:val="866AF90A"/>
    <w:lvl w:ilvl="0" w:tplc="877C177A">
      <w:start w:val="1"/>
      <w:numFmt w:val="bullet"/>
      <w:lvlText w:val=""/>
      <w:lvlJc w:val="left"/>
      <w:pPr>
        <w:ind w:left="1080" w:hanging="360"/>
      </w:pPr>
      <w:rPr>
        <w:rFonts w:ascii="Wingdings" w:hAnsi="Wingdings" w:hint="default"/>
      </w:rPr>
    </w:lvl>
    <w:lvl w:ilvl="1" w:tplc="1CB6D46C">
      <w:start w:val="1"/>
      <w:numFmt w:val="bullet"/>
      <w:lvlText w:val="o"/>
      <w:lvlJc w:val="left"/>
      <w:pPr>
        <w:ind w:left="1440" w:hanging="360"/>
      </w:pPr>
      <w:rPr>
        <w:rFonts w:ascii="Courier New" w:hAnsi="Courier New" w:hint="default"/>
      </w:rPr>
    </w:lvl>
    <w:lvl w:ilvl="2" w:tplc="DC1488F0">
      <w:start w:val="1"/>
      <w:numFmt w:val="bullet"/>
      <w:lvlText w:val=""/>
      <w:lvlJc w:val="left"/>
      <w:pPr>
        <w:ind w:left="2160" w:hanging="360"/>
      </w:pPr>
      <w:rPr>
        <w:rFonts w:ascii="Wingdings" w:hAnsi="Wingdings" w:hint="default"/>
      </w:rPr>
    </w:lvl>
    <w:lvl w:ilvl="3" w:tplc="F278A1B8">
      <w:start w:val="1"/>
      <w:numFmt w:val="bullet"/>
      <w:lvlText w:val=""/>
      <w:lvlJc w:val="left"/>
      <w:pPr>
        <w:ind w:left="2880" w:hanging="360"/>
      </w:pPr>
      <w:rPr>
        <w:rFonts w:ascii="Symbol" w:hAnsi="Symbol" w:hint="default"/>
      </w:rPr>
    </w:lvl>
    <w:lvl w:ilvl="4" w:tplc="8B1EA5B2">
      <w:start w:val="1"/>
      <w:numFmt w:val="bullet"/>
      <w:lvlText w:val="o"/>
      <w:lvlJc w:val="left"/>
      <w:pPr>
        <w:ind w:left="3600" w:hanging="360"/>
      </w:pPr>
      <w:rPr>
        <w:rFonts w:ascii="Courier New" w:hAnsi="Courier New" w:hint="default"/>
      </w:rPr>
    </w:lvl>
    <w:lvl w:ilvl="5" w:tplc="279623E4">
      <w:start w:val="1"/>
      <w:numFmt w:val="bullet"/>
      <w:lvlText w:val=""/>
      <w:lvlJc w:val="left"/>
      <w:pPr>
        <w:ind w:left="4320" w:hanging="360"/>
      </w:pPr>
      <w:rPr>
        <w:rFonts w:ascii="Wingdings" w:hAnsi="Wingdings" w:hint="default"/>
      </w:rPr>
    </w:lvl>
    <w:lvl w:ilvl="6" w:tplc="40CC3E82">
      <w:start w:val="1"/>
      <w:numFmt w:val="bullet"/>
      <w:lvlText w:val=""/>
      <w:lvlJc w:val="left"/>
      <w:pPr>
        <w:ind w:left="5040" w:hanging="360"/>
      </w:pPr>
      <w:rPr>
        <w:rFonts w:ascii="Symbol" w:hAnsi="Symbol" w:hint="default"/>
      </w:rPr>
    </w:lvl>
    <w:lvl w:ilvl="7" w:tplc="9424AA8C">
      <w:start w:val="1"/>
      <w:numFmt w:val="bullet"/>
      <w:lvlText w:val="o"/>
      <w:lvlJc w:val="left"/>
      <w:pPr>
        <w:ind w:left="5760" w:hanging="360"/>
      </w:pPr>
      <w:rPr>
        <w:rFonts w:ascii="Courier New" w:hAnsi="Courier New" w:hint="default"/>
      </w:rPr>
    </w:lvl>
    <w:lvl w:ilvl="8" w:tplc="59FEC136">
      <w:start w:val="1"/>
      <w:numFmt w:val="bullet"/>
      <w:lvlText w:val=""/>
      <w:lvlJc w:val="left"/>
      <w:pPr>
        <w:ind w:left="6480" w:hanging="360"/>
      </w:pPr>
      <w:rPr>
        <w:rFonts w:ascii="Wingdings" w:hAnsi="Wingdings" w:hint="default"/>
      </w:rPr>
    </w:lvl>
  </w:abstractNum>
  <w:abstractNum w:abstractNumId="15" w15:restartNumberingAfterBreak="0">
    <w:nsid w:val="1F1F20FE"/>
    <w:multiLevelType w:val="hybridMultilevel"/>
    <w:tmpl w:val="D7A20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8A6A23"/>
    <w:multiLevelType w:val="hybridMultilevel"/>
    <w:tmpl w:val="E50483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970674D"/>
    <w:multiLevelType w:val="multilevel"/>
    <w:tmpl w:val="63A6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304B63"/>
    <w:multiLevelType w:val="hybridMultilevel"/>
    <w:tmpl w:val="12BC0520"/>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19" w15:restartNumberingAfterBreak="0">
    <w:nsid w:val="2EC73C6D"/>
    <w:multiLevelType w:val="hybridMultilevel"/>
    <w:tmpl w:val="FFFFFFFF"/>
    <w:lvl w:ilvl="0" w:tplc="B9B85206">
      <w:start w:val="1"/>
      <w:numFmt w:val="bullet"/>
      <w:lvlText w:val=""/>
      <w:lvlJc w:val="left"/>
      <w:pPr>
        <w:ind w:left="720" w:hanging="360"/>
      </w:pPr>
      <w:rPr>
        <w:rFonts w:ascii="Symbol" w:hAnsi="Symbol" w:hint="default"/>
      </w:rPr>
    </w:lvl>
    <w:lvl w:ilvl="1" w:tplc="369AFCB4">
      <w:start w:val="1"/>
      <w:numFmt w:val="bullet"/>
      <w:lvlText w:val="o"/>
      <w:lvlJc w:val="left"/>
      <w:pPr>
        <w:ind w:left="1440" w:hanging="360"/>
      </w:pPr>
      <w:rPr>
        <w:rFonts w:ascii="Courier New" w:hAnsi="Courier New" w:hint="default"/>
      </w:rPr>
    </w:lvl>
    <w:lvl w:ilvl="2" w:tplc="50567E56">
      <w:start w:val="1"/>
      <w:numFmt w:val="bullet"/>
      <w:lvlText w:val=""/>
      <w:lvlJc w:val="left"/>
      <w:pPr>
        <w:ind w:left="2160" w:hanging="360"/>
      </w:pPr>
      <w:rPr>
        <w:rFonts w:ascii="Wingdings" w:hAnsi="Wingdings" w:hint="default"/>
      </w:rPr>
    </w:lvl>
    <w:lvl w:ilvl="3" w:tplc="08A62AF2">
      <w:start w:val="1"/>
      <w:numFmt w:val="bullet"/>
      <w:lvlText w:val=""/>
      <w:lvlJc w:val="left"/>
      <w:pPr>
        <w:ind w:left="2880" w:hanging="360"/>
      </w:pPr>
      <w:rPr>
        <w:rFonts w:ascii="Symbol" w:hAnsi="Symbol" w:hint="default"/>
      </w:rPr>
    </w:lvl>
    <w:lvl w:ilvl="4" w:tplc="00F40CC4">
      <w:start w:val="1"/>
      <w:numFmt w:val="bullet"/>
      <w:lvlText w:val="o"/>
      <w:lvlJc w:val="left"/>
      <w:pPr>
        <w:ind w:left="3600" w:hanging="360"/>
      </w:pPr>
      <w:rPr>
        <w:rFonts w:ascii="Courier New" w:hAnsi="Courier New" w:hint="default"/>
      </w:rPr>
    </w:lvl>
    <w:lvl w:ilvl="5" w:tplc="02F26394">
      <w:start w:val="1"/>
      <w:numFmt w:val="bullet"/>
      <w:lvlText w:val=""/>
      <w:lvlJc w:val="left"/>
      <w:pPr>
        <w:ind w:left="4320" w:hanging="360"/>
      </w:pPr>
      <w:rPr>
        <w:rFonts w:ascii="Wingdings" w:hAnsi="Wingdings" w:hint="default"/>
      </w:rPr>
    </w:lvl>
    <w:lvl w:ilvl="6" w:tplc="7ABAD48E">
      <w:start w:val="1"/>
      <w:numFmt w:val="bullet"/>
      <w:lvlText w:val=""/>
      <w:lvlJc w:val="left"/>
      <w:pPr>
        <w:ind w:left="5040" w:hanging="360"/>
      </w:pPr>
      <w:rPr>
        <w:rFonts w:ascii="Symbol" w:hAnsi="Symbol" w:hint="default"/>
      </w:rPr>
    </w:lvl>
    <w:lvl w:ilvl="7" w:tplc="0DC6BDB6">
      <w:start w:val="1"/>
      <w:numFmt w:val="bullet"/>
      <w:lvlText w:val="o"/>
      <w:lvlJc w:val="left"/>
      <w:pPr>
        <w:ind w:left="5760" w:hanging="360"/>
      </w:pPr>
      <w:rPr>
        <w:rFonts w:ascii="Courier New" w:hAnsi="Courier New" w:hint="default"/>
      </w:rPr>
    </w:lvl>
    <w:lvl w:ilvl="8" w:tplc="A2B2FDBC">
      <w:start w:val="1"/>
      <w:numFmt w:val="bullet"/>
      <w:lvlText w:val=""/>
      <w:lvlJc w:val="left"/>
      <w:pPr>
        <w:ind w:left="6480" w:hanging="360"/>
      </w:pPr>
      <w:rPr>
        <w:rFonts w:ascii="Wingdings" w:hAnsi="Wingdings" w:hint="default"/>
      </w:rPr>
    </w:lvl>
  </w:abstractNum>
  <w:abstractNum w:abstractNumId="20" w15:restartNumberingAfterBreak="0">
    <w:nsid w:val="2F2F5B36"/>
    <w:multiLevelType w:val="hybridMultilevel"/>
    <w:tmpl w:val="E730D29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31F839AC"/>
    <w:multiLevelType w:val="hybridMultilevel"/>
    <w:tmpl w:val="7980A71C"/>
    <w:lvl w:ilvl="0" w:tplc="0409000B">
      <w:start w:val="1"/>
      <w:numFmt w:val="bullet"/>
      <w:lvlText w:val=""/>
      <w:lvlJc w:val="left"/>
      <w:pPr>
        <w:ind w:left="2520" w:hanging="360"/>
      </w:pPr>
      <w:rPr>
        <w:rFonts w:ascii="Wingdings" w:hAnsi="Wingdings" w:hint="default"/>
      </w:rPr>
    </w:lvl>
    <w:lvl w:ilvl="1" w:tplc="FFFFFFFF">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2" w15:restartNumberingAfterBreak="0">
    <w:nsid w:val="33EA5FEC"/>
    <w:multiLevelType w:val="hybridMultilevel"/>
    <w:tmpl w:val="65FA9830"/>
    <w:lvl w:ilvl="0" w:tplc="531A839C">
      <w:start w:val="1"/>
      <w:numFmt w:val="upperLetter"/>
      <w:lvlText w:val="%1."/>
      <w:lvlJc w:val="left"/>
      <w:pPr>
        <w:ind w:left="0" w:hanging="360"/>
      </w:pPr>
      <w:rPr>
        <w:rFonts w:ascii="Times New Roman" w:hAnsi="Times New Roman" w:hint="default"/>
        <w:color w:val="auto"/>
        <w:sz w:val="28"/>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3" w15:restartNumberingAfterBreak="0">
    <w:nsid w:val="3699BBFC"/>
    <w:multiLevelType w:val="hybridMultilevel"/>
    <w:tmpl w:val="FFFFFFFF"/>
    <w:lvl w:ilvl="0" w:tplc="4F5A91F6">
      <w:start w:val="1"/>
      <w:numFmt w:val="bullet"/>
      <w:lvlText w:val="o"/>
      <w:lvlJc w:val="left"/>
      <w:pPr>
        <w:ind w:left="1080" w:hanging="360"/>
      </w:pPr>
      <w:rPr>
        <w:rFonts w:ascii="Courier New" w:hAnsi="Courier New" w:hint="default"/>
      </w:rPr>
    </w:lvl>
    <w:lvl w:ilvl="1" w:tplc="2124B5D6">
      <w:start w:val="1"/>
      <w:numFmt w:val="bullet"/>
      <w:lvlText w:val="o"/>
      <w:lvlJc w:val="left"/>
      <w:pPr>
        <w:ind w:left="1800" w:hanging="360"/>
      </w:pPr>
      <w:rPr>
        <w:rFonts w:ascii="Courier New" w:hAnsi="Courier New" w:hint="default"/>
      </w:rPr>
    </w:lvl>
    <w:lvl w:ilvl="2" w:tplc="5D96A5F4">
      <w:start w:val="1"/>
      <w:numFmt w:val="bullet"/>
      <w:lvlText w:val=""/>
      <w:lvlJc w:val="left"/>
      <w:pPr>
        <w:ind w:left="2520" w:hanging="360"/>
      </w:pPr>
      <w:rPr>
        <w:rFonts w:ascii="Wingdings" w:hAnsi="Wingdings" w:hint="default"/>
      </w:rPr>
    </w:lvl>
    <w:lvl w:ilvl="3" w:tplc="0D90CEA8">
      <w:start w:val="1"/>
      <w:numFmt w:val="bullet"/>
      <w:lvlText w:val=""/>
      <w:lvlJc w:val="left"/>
      <w:pPr>
        <w:ind w:left="3240" w:hanging="360"/>
      </w:pPr>
      <w:rPr>
        <w:rFonts w:ascii="Symbol" w:hAnsi="Symbol" w:hint="default"/>
      </w:rPr>
    </w:lvl>
    <w:lvl w:ilvl="4" w:tplc="84D2F6B8">
      <w:start w:val="1"/>
      <w:numFmt w:val="bullet"/>
      <w:lvlText w:val="o"/>
      <w:lvlJc w:val="left"/>
      <w:pPr>
        <w:ind w:left="3960" w:hanging="360"/>
      </w:pPr>
      <w:rPr>
        <w:rFonts w:ascii="Courier New" w:hAnsi="Courier New" w:hint="default"/>
      </w:rPr>
    </w:lvl>
    <w:lvl w:ilvl="5" w:tplc="7F069E40">
      <w:start w:val="1"/>
      <w:numFmt w:val="bullet"/>
      <w:lvlText w:val=""/>
      <w:lvlJc w:val="left"/>
      <w:pPr>
        <w:ind w:left="4680" w:hanging="360"/>
      </w:pPr>
      <w:rPr>
        <w:rFonts w:ascii="Wingdings" w:hAnsi="Wingdings" w:hint="default"/>
      </w:rPr>
    </w:lvl>
    <w:lvl w:ilvl="6" w:tplc="91C6CB9C">
      <w:start w:val="1"/>
      <w:numFmt w:val="bullet"/>
      <w:lvlText w:val=""/>
      <w:lvlJc w:val="left"/>
      <w:pPr>
        <w:ind w:left="5400" w:hanging="360"/>
      </w:pPr>
      <w:rPr>
        <w:rFonts w:ascii="Symbol" w:hAnsi="Symbol" w:hint="default"/>
      </w:rPr>
    </w:lvl>
    <w:lvl w:ilvl="7" w:tplc="A2284A3A">
      <w:start w:val="1"/>
      <w:numFmt w:val="bullet"/>
      <w:lvlText w:val="o"/>
      <w:lvlJc w:val="left"/>
      <w:pPr>
        <w:ind w:left="6120" w:hanging="360"/>
      </w:pPr>
      <w:rPr>
        <w:rFonts w:ascii="Courier New" w:hAnsi="Courier New" w:hint="default"/>
      </w:rPr>
    </w:lvl>
    <w:lvl w:ilvl="8" w:tplc="1CDEE704">
      <w:start w:val="1"/>
      <w:numFmt w:val="bullet"/>
      <w:lvlText w:val=""/>
      <w:lvlJc w:val="left"/>
      <w:pPr>
        <w:ind w:left="6840" w:hanging="360"/>
      </w:pPr>
      <w:rPr>
        <w:rFonts w:ascii="Wingdings" w:hAnsi="Wingdings" w:hint="default"/>
      </w:rPr>
    </w:lvl>
  </w:abstractNum>
  <w:abstractNum w:abstractNumId="24" w15:restartNumberingAfterBreak="0">
    <w:nsid w:val="3715A2A7"/>
    <w:multiLevelType w:val="hybridMultilevel"/>
    <w:tmpl w:val="29FACC26"/>
    <w:lvl w:ilvl="0" w:tplc="04090003">
      <w:start w:val="1"/>
      <w:numFmt w:val="bullet"/>
      <w:lvlText w:val="o"/>
      <w:lvlJc w:val="left"/>
      <w:pPr>
        <w:ind w:left="1440" w:hanging="360"/>
      </w:pPr>
      <w:rPr>
        <w:rFonts w:ascii="Courier New" w:hAnsi="Courier New" w:cs="Courier New" w:hint="default"/>
      </w:rPr>
    </w:lvl>
    <w:lvl w:ilvl="1" w:tplc="431E4402">
      <w:start w:val="1"/>
      <w:numFmt w:val="bullet"/>
      <w:lvlText w:val="o"/>
      <w:lvlJc w:val="left"/>
      <w:pPr>
        <w:ind w:left="2160" w:hanging="360"/>
      </w:pPr>
      <w:rPr>
        <w:rFonts w:ascii="Courier New" w:hAnsi="Courier New" w:hint="default"/>
      </w:rPr>
    </w:lvl>
    <w:lvl w:ilvl="2" w:tplc="877620F4">
      <w:start w:val="1"/>
      <w:numFmt w:val="bullet"/>
      <w:lvlText w:val=""/>
      <w:lvlJc w:val="left"/>
      <w:pPr>
        <w:ind w:left="2880" w:hanging="360"/>
      </w:pPr>
      <w:rPr>
        <w:rFonts w:ascii="Wingdings" w:hAnsi="Wingdings" w:hint="default"/>
      </w:rPr>
    </w:lvl>
    <w:lvl w:ilvl="3" w:tplc="97B445A0">
      <w:start w:val="1"/>
      <w:numFmt w:val="bullet"/>
      <w:lvlText w:val=""/>
      <w:lvlJc w:val="left"/>
      <w:pPr>
        <w:ind w:left="3600" w:hanging="360"/>
      </w:pPr>
      <w:rPr>
        <w:rFonts w:ascii="Symbol" w:hAnsi="Symbol" w:hint="default"/>
      </w:rPr>
    </w:lvl>
    <w:lvl w:ilvl="4" w:tplc="5BB0EE9A">
      <w:start w:val="1"/>
      <w:numFmt w:val="bullet"/>
      <w:lvlText w:val="o"/>
      <w:lvlJc w:val="left"/>
      <w:pPr>
        <w:ind w:left="4320" w:hanging="360"/>
      </w:pPr>
      <w:rPr>
        <w:rFonts w:ascii="Courier New" w:hAnsi="Courier New" w:hint="default"/>
      </w:rPr>
    </w:lvl>
    <w:lvl w:ilvl="5" w:tplc="3D9E37EE">
      <w:start w:val="1"/>
      <w:numFmt w:val="bullet"/>
      <w:lvlText w:val=""/>
      <w:lvlJc w:val="left"/>
      <w:pPr>
        <w:ind w:left="5040" w:hanging="360"/>
      </w:pPr>
      <w:rPr>
        <w:rFonts w:ascii="Wingdings" w:hAnsi="Wingdings" w:hint="default"/>
      </w:rPr>
    </w:lvl>
    <w:lvl w:ilvl="6" w:tplc="2F0AE97C">
      <w:start w:val="1"/>
      <w:numFmt w:val="bullet"/>
      <w:lvlText w:val=""/>
      <w:lvlJc w:val="left"/>
      <w:pPr>
        <w:ind w:left="5760" w:hanging="360"/>
      </w:pPr>
      <w:rPr>
        <w:rFonts w:ascii="Symbol" w:hAnsi="Symbol" w:hint="default"/>
      </w:rPr>
    </w:lvl>
    <w:lvl w:ilvl="7" w:tplc="F5B6EF34">
      <w:start w:val="1"/>
      <w:numFmt w:val="bullet"/>
      <w:lvlText w:val="o"/>
      <w:lvlJc w:val="left"/>
      <w:pPr>
        <w:ind w:left="6480" w:hanging="360"/>
      </w:pPr>
      <w:rPr>
        <w:rFonts w:ascii="Courier New" w:hAnsi="Courier New" w:hint="default"/>
      </w:rPr>
    </w:lvl>
    <w:lvl w:ilvl="8" w:tplc="3850DE5E">
      <w:start w:val="1"/>
      <w:numFmt w:val="bullet"/>
      <w:lvlText w:val=""/>
      <w:lvlJc w:val="left"/>
      <w:pPr>
        <w:ind w:left="7200" w:hanging="360"/>
      </w:pPr>
      <w:rPr>
        <w:rFonts w:ascii="Wingdings" w:hAnsi="Wingdings" w:hint="default"/>
      </w:rPr>
    </w:lvl>
  </w:abstractNum>
  <w:abstractNum w:abstractNumId="25" w15:restartNumberingAfterBreak="0">
    <w:nsid w:val="3983D75D"/>
    <w:multiLevelType w:val="hybridMultilevel"/>
    <w:tmpl w:val="C1346AA0"/>
    <w:lvl w:ilvl="0" w:tplc="07C8D874">
      <w:start w:val="1"/>
      <w:numFmt w:val="bullet"/>
      <w:lvlText w:val=""/>
      <w:lvlJc w:val="left"/>
      <w:pPr>
        <w:ind w:left="720" w:hanging="360"/>
      </w:pPr>
      <w:rPr>
        <w:rFonts w:ascii="Symbol" w:hAnsi="Symbol" w:hint="default"/>
      </w:rPr>
    </w:lvl>
    <w:lvl w:ilvl="1" w:tplc="6A327B96">
      <w:start w:val="1"/>
      <w:numFmt w:val="bullet"/>
      <w:lvlText w:val="o"/>
      <w:lvlJc w:val="left"/>
      <w:pPr>
        <w:ind w:left="1440" w:hanging="360"/>
      </w:pPr>
      <w:rPr>
        <w:rFonts w:ascii="Courier New" w:hAnsi="Courier New" w:hint="default"/>
      </w:rPr>
    </w:lvl>
    <w:lvl w:ilvl="2" w:tplc="C4BA9CA0">
      <w:start w:val="1"/>
      <w:numFmt w:val="bullet"/>
      <w:lvlText w:val=""/>
      <w:lvlJc w:val="left"/>
      <w:pPr>
        <w:ind w:left="2160" w:hanging="360"/>
      </w:pPr>
      <w:rPr>
        <w:rFonts w:ascii="Wingdings" w:hAnsi="Wingdings" w:hint="default"/>
      </w:rPr>
    </w:lvl>
    <w:lvl w:ilvl="3" w:tplc="1E6205BA">
      <w:start w:val="1"/>
      <w:numFmt w:val="bullet"/>
      <w:lvlText w:val=""/>
      <w:lvlJc w:val="left"/>
      <w:pPr>
        <w:ind w:left="2880" w:hanging="360"/>
      </w:pPr>
      <w:rPr>
        <w:rFonts w:ascii="Symbol" w:hAnsi="Symbol" w:hint="default"/>
      </w:rPr>
    </w:lvl>
    <w:lvl w:ilvl="4" w:tplc="0984852A">
      <w:start w:val="1"/>
      <w:numFmt w:val="bullet"/>
      <w:lvlText w:val="o"/>
      <w:lvlJc w:val="left"/>
      <w:pPr>
        <w:ind w:left="3600" w:hanging="360"/>
      </w:pPr>
      <w:rPr>
        <w:rFonts w:ascii="Courier New" w:hAnsi="Courier New" w:hint="default"/>
      </w:rPr>
    </w:lvl>
    <w:lvl w:ilvl="5" w:tplc="109EE7A4">
      <w:start w:val="1"/>
      <w:numFmt w:val="bullet"/>
      <w:lvlText w:val=""/>
      <w:lvlJc w:val="left"/>
      <w:pPr>
        <w:ind w:left="4320" w:hanging="360"/>
      </w:pPr>
      <w:rPr>
        <w:rFonts w:ascii="Wingdings" w:hAnsi="Wingdings" w:hint="default"/>
      </w:rPr>
    </w:lvl>
    <w:lvl w:ilvl="6" w:tplc="313E7EF2">
      <w:start w:val="1"/>
      <w:numFmt w:val="bullet"/>
      <w:lvlText w:val=""/>
      <w:lvlJc w:val="left"/>
      <w:pPr>
        <w:ind w:left="5040" w:hanging="360"/>
      </w:pPr>
      <w:rPr>
        <w:rFonts w:ascii="Symbol" w:hAnsi="Symbol" w:hint="default"/>
      </w:rPr>
    </w:lvl>
    <w:lvl w:ilvl="7" w:tplc="B1E08EB0">
      <w:start w:val="1"/>
      <w:numFmt w:val="bullet"/>
      <w:lvlText w:val="o"/>
      <w:lvlJc w:val="left"/>
      <w:pPr>
        <w:ind w:left="5760" w:hanging="360"/>
      </w:pPr>
      <w:rPr>
        <w:rFonts w:ascii="Courier New" w:hAnsi="Courier New" w:hint="default"/>
      </w:rPr>
    </w:lvl>
    <w:lvl w:ilvl="8" w:tplc="58C25C5C">
      <w:start w:val="1"/>
      <w:numFmt w:val="bullet"/>
      <w:lvlText w:val=""/>
      <w:lvlJc w:val="left"/>
      <w:pPr>
        <w:ind w:left="6480" w:hanging="360"/>
      </w:pPr>
      <w:rPr>
        <w:rFonts w:ascii="Wingdings" w:hAnsi="Wingdings" w:hint="default"/>
      </w:rPr>
    </w:lvl>
  </w:abstractNum>
  <w:abstractNum w:abstractNumId="26" w15:restartNumberingAfterBreak="0">
    <w:nsid w:val="41884C7B"/>
    <w:multiLevelType w:val="hybridMultilevel"/>
    <w:tmpl w:val="FFFFFFFF"/>
    <w:lvl w:ilvl="0" w:tplc="D054BE7C">
      <w:start w:val="1"/>
      <w:numFmt w:val="bullet"/>
      <w:lvlText w:val=""/>
      <w:lvlJc w:val="left"/>
      <w:pPr>
        <w:ind w:left="1080" w:hanging="360"/>
      </w:pPr>
      <w:rPr>
        <w:rFonts w:ascii="Symbol" w:hAnsi="Symbol" w:hint="default"/>
      </w:rPr>
    </w:lvl>
    <w:lvl w:ilvl="1" w:tplc="0CE87140">
      <w:start w:val="1"/>
      <w:numFmt w:val="bullet"/>
      <w:lvlText w:val="o"/>
      <w:lvlJc w:val="left"/>
      <w:pPr>
        <w:ind w:left="1800" w:hanging="360"/>
      </w:pPr>
      <w:rPr>
        <w:rFonts w:ascii="Courier New" w:hAnsi="Courier New" w:hint="default"/>
      </w:rPr>
    </w:lvl>
    <w:lvl w:ilvl="2" w:tplc="09F08320">
      <w:start w:val="1"/>
      <w:numFmt w:val="bullet"/>
      <w:lvlText w:val=""/>
      <w:lvlJc w:val="left"/>
      <w:pPr>
        <w:ind w:left="2520" w:hanging="360"/>
      </w:pPr>
      <w:rPr>
        <w:rFonts w:ascii="Wingdings" w:hAnsi="Wingdings" w:hint="default"/>
      </w:rPr>
    </w:lvl>
    <w:lvl w:ilvl="3" w:tplc="CE2AA548">
      <w:start w:val="1"/>
      <w:numFmt w:val="bullet"/>
      <w:lvlText w:val=""/>
      <w:lvlJc w:val="left"/>
      <w:pPr>
        <w:ind w:left="3240" w:hanging="360"/>
      </w:pPr>
      <w:rPr>
        <w:rFonts w:ascii="Symbol" w:hAnsi="Symbol" w:hint="default"/>
      </w:rPr>
    </w:lvl>
    <w:lvl w:ilvl="4" w:tplc="552288BA">
      <w:start w:val="1"/>
      <w:numFmt w:val="bullet"/>
      <w:lvlText w:val="o"/>
      <w:lvlJc w:val="left"/>
      <w:pPr>
        <w:ind w:left="3960" w:hanging="360"/>
      </w:pPr>
      <w:rPr>
        <w:rFonts w:ascii="Courier New" w:hAnsi="Courier New" w:hint="default"/>
      </w:rPr>
    </w:lvl>
    <w:lvl w:ilvl="5" w:tplc="EF3C8BF8">
      <w:start w:val="1"/>
      <w:numFmt w:val="bullet"/>
      <w:lvlText w:val=""/>
      <w:lvlJc w:val="left"/>
      <w:pPr>
        <w:ind w:left="4680" w:hanging="360"/>
      </w:pPr>
      <w:rPr>
        <w:rFonts w:ascii="Wingdings" w:hAnsi="Wingdings" w:hint="default"/>
      </w:rPr>
    </w:lvl>
    <w:lvl w:ilvl="6" w:tplc="43080246">
      <w:start w:val="1"/>
      <w:numFmt w:val="bullet"/>
      <w:lvlText w:val=""/>
      <w:lvlJc w:val="left"/>
      <w:pPr>
        <w:ind w:left="5400" w:hanging="360"/>
      </w:pPr>
      <w:rPr>
        <w:rFonts w:ascii="Symbol" w:hAnsi="Symbol" w:hint="default"/>
      </w:rPr>
    </w:lvl>
    <w:lvl w:ilvl="7" w:tplc="775A1DB8">
      <w:start w:val="1"/>
      <w:numFmt w:val="bullet"/>
      <w:lvlText w:val="o"/>
      <w:lvlJc w:val="left"/>
      <w:pPr>
        <w:ind w:left="6120" w:hanging="360"/>
      </w:pPr>
      <w:rPr>
        <w:rFonts w:ascii="Courier New" w:hAnsi="Courier New" w:hint="default"/>
      </w:rPr>
    </w:lvl>
    <w:lvl w:ilvl="8" w:tplc="61F44A1C">
      <w:start w:val="1"/>
      <w:numFmt w:val="bullet"/>
      <w:lvlText w:val=""/>
      <w:lvlJc w:val="left"/>
      <w:pPr>
        <w:ind w:left="6840" w:hanging="360"/>
      </w:pPr>
      <w:rPr>
        <w:rFonts w:ascii="Wingdings" w:hAnsi="Wingdings" w:hint="default"/>
      </w:rPr>
    </w:lvl>
  </w:abstractNum>
  <w:abstractNum w:abstractNumId="27" w15:restartNumberingAfterBreak="0">
    <w:nsid w:val="41F060AA"/>
    <w:multiLevelType w:val="hybridMultilevel"/>
    <w:tmpl w:val="92006C4C"/>
    <w:lvl w:ilvl="0" w:tplc="200E1EA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577256"/>
    <w:multiLevelType w:val="hybridMultilevel"/>
    <w:tmpl w:val="0B7E2A22"/>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hint="default"/>
      </w:rPr>
    </w:lvl>
    <w:lvl w:ilvl="8" w:tplc="FFFFFFFF">
      <w:start w:val="1"/>
      <w:numFmt w:val="bullet"/>
      <w:lvlText w:val=""/>
      <w:lvlJc w:val="left"/>
      <w:pPr>
        <w:ind w:left="7200" w:hanging="360"/>
      </w:pPr>
      <w:rPr>
        <w:rFonts w:ascii="Wingdings" w:hAnsi="Wingdings" w:hint="default"/>
      </w:rPr>
    </w:lvl>
  </w:abstractNum>
  <w:abstractNum w:abstractNumId="29" w15:restartNumberingAfterBreak="0">
    <w:nsid w:val="4CF2D09B"/>
    <w:multiLevelType w:val="hybridMultilevel"/>
    <w:tmpl w:val="27868254"/>
    <w:lvl w:ilvl="0" w:tplc="50D2FAFE">
      <w:start w:val="1"/>
      <w:numFmt w:val="bullet"/>
      <w:lvlText w:val=""/>
      <w:lvlJc w:val="left"/>
      <w:pPr>
        <w:ind w:left="720" w:hanging="360"/>
      </w:pPr>
      <w:rPr>
        <w:rFonts w:ascii="Symbol" w:hAnsi="Symbol" w:hint="default"/>
      </w:rPr>
    </w:lvl>
    <w:lvl w:ilvl="1" w:tplc="8656FE76">
      <w:start w:val="1"/>
      <w:numFmt w:val="bullet"/>
      <w:lvlText w:val="o"/>
      <w:lvlJc w:val="left"/>
      <w:pPr>
        <w:ind w:left="1440" w:hanging="360"/>
      </w:pPr>
      <w:rPr>
        <w:rFonts w:ascii="Courier New" w:hAnsi="Courier New" w:hint="default"/>
      </w:rPr>
    </w:lvl>
    <w:lvl w:ilvl="2" w:tplc="8A06A41E">
      <w:start w:val="1"/>
      <w:numFmt w:val="bullet"/>
      <w:lvlText w:val=""/>
      <w:lvlJc w:val="left"/>
      <w:pPr>
        <w:ind w:left="2160" w:hanging="360"/>
      </w:pPr>
      <w:rPr>
        <w:rFonts w:ascii="Wingdings" w:hAnsi="Wingdings" w:hint="default"/>
      </w:rPr>
    </w:lvl>
    <w:lvl w:ilvl="3" w:tplc="BCFC9E3C">
      <w:start w:val="1"/>
      <w:numFmt w:val="bullet"/>
      <w:lvlText w:val=""/>
      <w:lvlJc w:val="left"/>
      <w:pPr>
        <w:ind w:left="2880" w:hanging="360"/>
      </w:pPr>
      <w:rPr>
        <w:rFonts w:ascii="Symbol" w:hAnsi="Symbol" w:hint="default"/>
      </w:rPr>
    </w:lvl>
    <w:lvl w:ilvl="4" w:tplc="C958F022">
      <w:start w:val="1"/>
      <w:numFmt w:val="bullet"/>
      <w:lvlText w:val="o"/>
      <w:lvlJc w:val="left"/>
      <w:pPr>
        <w:ind w:left="3600" w:hanging="360"/>
      </w:pPr>
      <w:rPr>
        <w:rFonts w:ascii="Courier New" w:hAnsi="Courier New" w:hint="default"/>
      </w:rPr>
    </w:lvl>
    <w:lvl w:ilvl="5" w:tplc="F36E8562">
      <w:start w:val="1"/>
      <w:numFmt w:val="bullet"/>
      <w:lvlText w:val=""/>
      <w:lvlJc w:val="left"/>
      <w:pPr>
        <w:ind w:left="4320" w:hanging="360"/>
      </w:pPr>
      <w:rPr>
        <w:rFonts w:ascii="Wingdings" w:hAnsi="Wingdings" w:hint="default"/>
      </w:rPr>
    </w:lvl>
    <w:lvl w:ilvl="6" w:tplc="708AF112">
      <w:start w:val="1"/>
      <w:numFmt w:val="bullet"/>
      <w:lvlText w:val=""/>
      <w:lvlJc w:val="left"/>
      <w:pPr>
        <w:ind w:left="5040" w:hanging="360"/>
      </w:pPr>
      <w:rPr>
        <w:rFonts w:ascii="Symbol" w:hAnsi="Symbol" w:hint="default"/>
      </w:rPr>
    </w:lvl>
    <w:lvl w:ilvl="7" w:tplc="C0E6E3FC">
      <w:start w:val="1"/>
      <w:numFmt w:val="bullet"/>
      <w:lvlText w:val="o"/>
      <w:lvlJc w:val="left"/>
      <w:pPr>
        <w:ind w:left="5760" w:hanging="360"/>
      </w:pPr>
      <w:rPr>
        <w:rFonts w:ascii="Courier New" w:hAnsi="Courier New" w:hint="default"/>
      </w:rPr>
    </w:lvl>
    <w:lvl w:ilvl="8" w:tplc="CBD064B4">
      <w:start w:val="1"/>
      <w:numFmt w:val="bullet"/>
      <w:lvlText w:val=""/>
      <w:lvlJc w:val="left"/>
      <w:pPr>
        <w:ind w:left="6480" w:hanging="360"/>
      </w:pPr>
      <w:rPr>
        <w:rFonts w:ascii="Wingdings" w:hAnsi="Wingdings" w:hint="default"/>
      </w:rPr>
    </w:lvl>
  </w:abstractNum>
  <w:abstractNum w:abstractNumId="30" w15:restartNumberingAfterBreak="0">
    <w:nsid w:val="4F635CBD"/>
    <w:multiLevelType w:val="multilevel"/>
    <w:tmpl w:val="FFFFFFFF"/>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31" w15:restartNumberingAfterBreak="0">
    <w:nsid w:val="4FFB9E3C"/>
    <w:multiLevelType w:val="hybridMultilevel"/>
    <w:tmpl w:val="FFFFFFFF"/>
    <w:lvl w:ilvl="0" w:tplc="C1CE9954">
      <w:start w:val="1"/>
      <w:numFmt w:val="bullet"/>
      <w:lvlText w:val=""/>
      <w:lvlJc w:val="left"/>
      <w:pPr>
        <w:ind w:left="720" w:hanging="360"/>
      </w:pPr>
      <w:rPr>
        <w:rFonts w:ascii="Symbol" w:hAnsi="Symbol" w:hint="default"/>
      </w:rPr>
    </w:lvl>
    <w:lvl w:ilvl="1" w:tplc="A440D7A0">
      <w:start w:val="1"/>
      <w:numFmt w:val="bullet"/>
      <w:lvlText w:val="o"/>
      <w:lvlJc w:val="left"/>
      <w:pPr>
        <w:ind w:left="1440" w:hanging="360"/>
      </w:pPr>
      <w:rPr>
        <w:rFonts w:ascii="Courier New" w:hAnsi="Courier New" w:hint="default"/>
      </w:rPr>
    </w:lvl>
    <w:lvl w:ilvl="2" w:tplc="D6506F0C">
      <w:start w:val="1"/>
      <w:numFmt w:val="bullet"/>
      <w:lvlText w:val=""/>
      <w:lvlJc w:val="left"/>
      <w:pPr>
        <w:ind w:left="2160" w:hanging="360"/>
      </w:pPr>
      <w:rPr>
        <w:rFonts w:ascii="Wingdings" w:hAnsi="Wingdings" w:hint="default"/>
      </w:rPr>
    </w:lvl>
    <w:lvl w:ilvl="3" w:tplc="7CBCCF9A">
      <w:start w:val="1"/>
      <w:numFmt w:val="bullet"/>
      <w:lvlText w:val=""/>
      <w:lvlJc w:val="left"/>
      <w:pPr>
        <w:ind w:left="2880" w:hanging="360"/>
      </w:pPr>
      <w:rPr>
        <w:rFonts w:ascii="Symbol" w:hAnsi="Symbol" w:hint="default"/>
      </w:rPr>
    </w:lvl>
    <w:lvl w:ilvl="4" w:tplc="BE148392">
      <w:start w:val="1"/>
      <w:numFmt w:val="bullet"/>
      <w:lvlText w:val="o"/>
      <w:lvlJc w:val="left"/>
      <w:pPr>
        <w:ind w:left="3600" w:hanging="360"/>
      </w:pPr>
      <w:rPr>
        <w:rFonts w:ascii="Courier New" w:hAnsi="Courier New" w:hint="default"/>
      </w:rPr>
    </w:lvl>
    <w:lvl w:ilvl="5" w:tplc="D89A2C36">
      <w:start w:val="1"/>
      <w:numFmt w:val="bullet"/>
      <w:lvlText w:val=""/>
      <w:lvlJc w:val="left"/>
      <w:pPr>
        <w:ind w:left="4320" w:hanging="360"/>
      </w:pPr>
      <w:rPr>
        <w:rFonts w:ascii="Wingdings" w:hAnsi="Wingdings" w:hint="default"/>
      </w:rPr>
    </w:lvl>
    <w:lvl w:ilvl="6" w:tplc="91D4203E">
      <w:start w:val="1"/>
      <w:numFmt w:val="bullet"/>
      <w:lvlText w:val=""/>
      <w:lvlJc w:val="left"/>
      <w:pPr>
        <w:ind w:left="5040" w:hanging="360"/>
      </w:pPr>
      <w:rPr>
        <w:rFonts w:ascii="Symbol" w:hAnsi="Symbol" w:hint="default"/>
      </w:rPr>
    </w:lvl>
    <w:lvl w:ilvl="7" w:tplc="6B54DDBC">
      <w:start w:val="1"/>
      <w:numFmt w:val="bullet"/>
      <w:lvlText w:val="o"/>
      <w:lvlJc w:val="left"/>
      <w:pPr>
        <w:ind w:left="5760" w:hanging="360"/>
      </w:pPr>
      <w:rPr>
        <w:rFonts w:ascii="Courier New" w:hAnsi="Courier New" w:hint="default"/>
      </w:rPr>
    </w:lvl>
    <w:lvl w:ilvl="8" w:tplc="0CB01B6A">
      <w:start w:val="1"/>
      <w:numFmt w:val="bullet"/>
      <w:lvlText w:val=""/>
      <w:lvlJc w:val="left"/>
      <w:pPr>
        <w:ind w:left="6480" w:hanging="360"/>
      </w:pPr>
      <w:rPr>
        <w:rFonts w:ascii="Wingdings" w:hAnsi="Wingdings" w:hint="default"/>
      </w:rPr>
    </w:lvl>
  </w:abstractNum>
  <w:abstractNum w:abstractNumId="32" w15:restartNumberingAfterBreak="0">
    <w:nsid w:val="50120F2A"/>
    <w:multiLevelType w:val="hybridMultilevel"/>
    <w:tmpl w:val="C68090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52071A69"/>
    <w:multiLevelType w:val="hybridMultilevel"/>
    <w:tmpl w:val="0EA66346"/>
    <w:lvl w:ilvl="0" w:tplc="9CDC1318">
      <w:start w:val="1"/>
      <w:numFmt w:val="upperLetter"/>
      <w:lvlText w:val="%1."/>
      <w:lvlJc w:val="left"/>
      <w:pPr>
        <w:ind w:left="720" w:hanging="360"/>
      </w:pPr>
      <w:rPr>
        <w:rFonts w:ascii="Times New Roman" w:hAnsi="Times New Roman" w:hint="default"/>
        <w:color w:val="auto"/>
        <w:sz w:val="28"/>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32F7142"/>
    <w:multiLevelType w:val="multilevel"/>
    <w:tmpl w:val="2EA87302"/>
    <w:lvl w:ilvl="0">
      <w:start w:val="1"/>
      <w:numFmt w:val="upperRoman"/>
      <w:lvlText w:val="%1."/>
      <w:lvlJc w:val="right"/>
      <w:pPr>
        <w:ind w:left="720" w:hanging="360"/>
      </w:pPr>
      <w:rPr>
        <w:b/>
        <w:bCs/>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54D66942"/>
    <w:multiLevelType w:val="hybridMultilevel"/>
    <w:tmpl w:val="1714D70C"/>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hint="default"/>
      </w:rPr>
    </w:lvl>
    <w:lvl w:ilvl="2" w:tplc="04090001">
      <w:start w:val="1"/>
      <w:numFmt w:val="bullet"/>
      <w:lvlText w:val=""/>
      <w:lvlJc w:val="left"/>
      <w:pPr>
        <w:ind w:left="1080" w:hanging="360"/>
      </w:pPr>
      <w:rPr>
        <w:rFonts w:ascii="Symbol" w:hAnsi="Symbol"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36" w15:restartNumberingAfterBreak="0">
    <w:nsid w:val="5553079E"/>
    <w:multiLevelType w:val="hybridMultilevel"/>
    <w:tmpl w:val="36CA6C02"/>
    <w:lvl w:ilvl="0" w:tplc="04090001">
      <w:start w:val="1"/>
      <w:numFmt w:val="bullet"/>
      <w:lvlText w:val=""/>
      <w:lvlJc w:val="left"/>
      <w:pPr>
        <w:ind w:left="720" w:hanging="360"/>
      </w:pPr>
      <w:rPr>
        <w:rFonts w:ascii="Symbol" w:hAnsi="Symbol" w:hint="default"/>
      </w:rPr>
    </w:lvl>
    <w:lvl w:ilvl="1" w:tplc="0758078E">
      <w:numFmt w:val="bullet"/>
      <w:lvlText w:val="•"/>
      <w:lvlJc w:val="left"/>
      <w:pPr>
        <w:ind w:left="1440" w:hanging="360"/>
      </w:pPr>
      <w:rPr>
        <w:rFonts w:ascii="Calibri" w:eastAsia="Times New Roman"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5DA55FF"/>
    <w:multiLevelType w:val="hybridMultilevel"/>
    <w:tmpl w:val="C2887F3A"/>
    <w:lvl w:ilvl="0" w:tplc="0758078E">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5633218B"/>
    <w:multiLevelType w:val="hybridMultilevel"/>
    <w:tmpl w:val="58F6552C"/>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hint="default"/>
      </w:rPr>
    </w:lvl>
    <w:lvl w:ilvl="8" w:tplc="FFFFFFFF">
      <w:start w:val="1"/>
      <w:numFmt w:val="bullet"/>
      <w:lvlText w:val=""/>
      <w:lvlJc w:val="left"/>
      <w:pPr>
        <w:ind w:left="7200" w:hanging="360"/>
      </w:pPr>
      <w:rPr>
        <w:rFonts w:ascii="Wingdings" w:hAnsi="Wingdings" w:hint="default"/>
      </w:rPr>
    </w:lvl>
  </w:abstractNum>
  <w:abstractNum w:abstractNumId="39" w15:restartNumberingAfterBreak="0">
    <w:nsid w:val="5C2B391F"/>
    <w:multiLevelType w:val="hybridMultilevel"/>
    <w:tmpl w:val="28F462FE"/>
    <w:lvl w:ilvl="0" w:tplc="380C9808">
      <w:start w:val="1"/>
      <w:numFmt w:val="decimal"/>
      <w:lvlText w:val="%1."/>
      <w:lvlJc w:val="left"/>
      <w:pPr>
        <w:tabs>
          <w:tab w:val="num" w:pos="720"/>
        </w:tabs>
        <w:ind w:left="720" w:hanging="360"/>
      </w:pPr>
    </w:lvl>
    <w:lvl w:ilvl="1" w:tplc="DD70A2A4">
      <w:start w:val="1"/>
      <w:numFmt w:val="bullet"/>
      <w:lvlText w:val=""/>
      <w:lvlJc w:val="left"/>
      <w:pPr>
        <w:tabs>
          <w:tab w:val="num" w:pos="1440"/>
        </w:tabs>
        <w:ind w:left="1440" w:hanging="360"/>
      </w:pPr>
      <w:rPr>
        <w:rFonts w:ascii="Symbol" w:hAnsi="Symbol" w:hint="default"/>
        <w:sz w:val="20"/>
      </w:rPr>
    </w:lvl>
    <w:lvl w:ilvl="2" w:tplc="F99EBE8E" w:tentative="1">
      <w:start w:val="1"/>
      <w:numFmt w:val="decimal"/>
      <w:lvlText w:val="%3."/>
      <w:lvlJc w:val="left"/>
      <w:pPr>
        <w:tabs>
          <w:tab w:val="num" w:pos="2160"/>
        </w:tabs>
        <w:ind w:left="2160" w:hanging="360"/>
      </w:pPr>
    </w:lvl>
    <w:lvl w:ilvl="3" w:tplc="D97E56CC" w:tentative="1">
      <w:start w:val="1"/>
      <w:numFmt w:val="decimal"/>
      <w:lvlText w:val="%4."/>
      <w:lvlJc w:val="left"/>
      <w:pPr>
        <w:tabs>
          <w:tab w:val="num" w:pos="2880"/>
        </w:tabs>
        <w:ind w:left="2880" w:hanging="360"/>
      </w:pPr>
    </w:lvl>
    <w:lvl w:ilvl="4" w:tplc="5C662514" w:tentative="1">
      <w:start w:val="1"/>
      <w:numFmt w:val="decimal"/>
      <w:lvlText w:val="%5."/>
      <w:lvlJc w:val="left"/>
      <w:pPr>
        <w:tabs>
          <w:tab w:val="num" w:pos="3600"/>
        </w:tabs>
        <w:ind w:left="3600" w:hanging="360"/>
      </w:pPr>
    </w:lvl>
    <w:lvl w:ilvl="5" w:tplc="FD02F2CE" w:tentative="1">
      <w:start w:val="1"/>
      <w:numFmt w:val="decimal"/>
      <w:lvlText w:val="%6."/>
      <w:lvlJc w:val="left"/>
      <w:pPr>
        <w:tabs>
          <w:tab w:val="num" w:pos="4320"/>
        </w:tabs>
        <w:ind w:left="4320" w:hanging="360"/>
      </w:pPr>
    </w:lvl>
    <w:lvl w:ilvl="6" w:tplc="4E98AD72" w:tentative="1">
      <w:start w:val="1"/>
      <w:numFmt w:val="decimal"/>
      <w:lvlText w:val="%7."/>
      <w:lvlJc w:val="left"/>
      <w:pPr>
        <w:tabs>
          <w:tab w:val="num" w:pos="5040"/>
        </w:tabs>
        <w:ind w:left="5040" w:hanging="360"/>
      </w:pPr>
    </w:lvl>
    <w:lvl w:ilvl="7" w:tplc="64C2EFDC" w:tentative="1">
      <w:start w:val="1"/>
      <w:numFmt w:val="decimal"/>
      <w:lvlText w:val="%8."/>
      <w:lvlJc w:val="left"/>
      <w:pPr>
        <w:tabs>
          <w:tab w:val="num" w:pos="5760"/>
        </w:tabs>
        <w:ind w:left="5760" w:hanging="360"/>
      </w:pPr>
    </w:lvl>
    <w:lvl w:ilvl="8" w:tplc="74788800" w:tentative="1">
      <w:start w:val="1"/>
      <w:numFmt w:val="decimal"/>
      <w:lvlText w:val="%9."/>
      <w:lvlJc w:val="left"/>
      <w:pPr>
        <w:tabs>
          <w:tab w:val="num" w:pos="6480"/>
        </w:tabs>
        <w:ind w:left="6480" w:hanging="360"/>
      </w:pPr>
    </w:lvl>
  </w:abstractNum>
  <w:abstractNum w:abstractNumId="40" w15:restartNumberingAfterBreak="0">
    <w:nsid w:val="5DDA3AC4"/>
    <w:multiLevelType w:val="hybridMultilevel"/>
    <w:tmpl w:val="FFFFFFFF"/>
    <w:lvl w:ilvl="0" w:tplc="7DA81508">
      <w:start w:val="1"/>
      <w:numFmt w:val="bullet"/>
      <w:lvlText w:val=""/>
      <w:lvlJc w:val="left"/>
      <w:pPr>
        <w:ind w:left="720" w:hanging="360"/>
      </w:pPr>
      <w:rPr>
        <w:rFonts w:ascii="Symbol" w:hAnsi="Symbol" w:hint="default"/>
      </w:rPr>
    </w:lvl>
    <w:lvl w:ilvl="1" w:tplc="4F249E5E">
      <w:start w:val="1"/>
      <w:numFmt w:val="bullet"/>
      <w:lvlText w:val="o"/>
      <w:lvlJc w:val="left"/>
      <w:pPr>
        <w:ind w:left="1440" w:hanging="360"/>
      </w:pPr>
      <w:rPr>
        <w:rFonts w:ascii="Courier New" w:hAnsi="Courier New" w:hint="default"/>
      </w:rPr>
    </w:lvl>
    <w:lvl w:ilvl="2" w:tplc="19ECDBD4">
      <w:start w:val="1"/>
      <w:numFmt w:val="bullet"/>
      <w:lvlText w:val=""/>
      <w:lvlJc w:val="left"/>
      <w:pPr>
        <w:ind w:left="2160" w:hanging="360"/>
      </w:pPr>
      <w:rPr>
        <w:rFonts w:ascii="Wingdings" w:hAnsi="Wingdings" w:hint="default"/>
      </w:rPr>
    </w:lvl>
    <w:lvl w:ilvl="3" w:tplc="E1041972">
      <w:start w:val="1"/>
      <w:numFmt w:val="bullet"/>
      <w:lvlText w:val=""/>
      <w:lvlJc w:val="left"/>
      <w:pPr>
        <w:ind w:left="2880" w:hanging="360"/>
      </w:pPr>
      <w:rPr>
        <w:rFonts w:ascii="Symbol" w:hAnsi="Symbol" w:hint="default"/>
      </w:rPr>
    </w:lvl>
    <w:lvl w:ilvl="4" w:tplc="8C6E031C">
      <w:start w:val="1"/>
      <w:numFmt w:val="bullet"/>
      <w:lvlText w:val="o"/>
      <w:lvlJc w:val="left"/>
      <w:pPr>
        <w:ind w:left="3600" w:hanging="360"/>
      </w:pPr>
      <w:rPr>
        <w:rFonts w:ascii="Courier New" w:hAnsi="Courier New" w:hint="default"/>
      </w:rPr>
    </w:lvl>
    <w:lvl w:ilvl="5" w:tplc="8B8E510C">
      <w:start w:val="1"/>
      <w:numFmt w:val="bullet"/>
      <w:lvlText w:val=""/>
      <w:lvlJc w:val="left"/>
      <w:pPr>
        <w:ind w:left="4320" w:hanging="360"/>
      </w:pPr>
      <w:rPr>
        <w:rFonts w:ascii="Wingdings" w:hAnsi="Wingdings" w:hint="default"/>
      </w:rPr>
    </w:lvl>
    <w:lvl w:ilvl="6" w:tplc="CB8C6F96">
      <w:start w:val="1"/>
      <w:numFmt w:val="bullet"/>
      <w:lvlText w:val=""/>
      <w:lvlJc w:val="left"/>
      <w:pPr>
        <w:ind w:left="5040" w:hanging="360"/>
      </w:pPr>
      <w:rPr>
        <w:rFonts w:ascii="Symbol" w:hAnsi="Symbol" w:hint="default"/>
      </w:rPr>
    </w:lvl>
    <w:lvl w:ilvl="7" w:tplc="41BC4106">
      <w:start w:val="1"/>
      <w:numFmt w:val="bullet"/>
      <w:lvlText w:val="o"/>
      <w:lvlJc w:val="left"/>
      <w:pPr>
        <w:ind w:left="5760" w:hanging="360"/>
      </w:pPr>
      <w:rPr>
        <w:rFonts w:ascii="Courier New" w:hAnsi="Courier New" w:hint="default"/>
      </w:rPr>
    </w:lvl>
    <w:lvl w:ilvl="8" w:tplc="EE943DD8">
      <w:start w:val="1"/>
      <w:numFmt w:val="bullet"/>
      <w:lvlText w:val=""/>
      <w:lvlJc w:val="left"/>
      <w:pPr>
        <w:ind w:left="6480" w:hanging="360"/>
      </w:pPr>
      <w:rPr>
        <w:rFonts w:ascii="Wingdings" w:hAnsi="Wingdings" w:hint="default"/>
      </w:rPr>
    </w:lvl>
  </w:abstractNum>
  <w:abstractNum w:abstractNumId="41" w15:restartNumberingAfterBreak="0">
    <w:nsid w:val="5DEFAC40"/>
    <w:multiLevelType w:val="hybridMultilevel"/>
    <w:tmpl w:val="FFFFFFFF"/>
    <w:lvl w:ilvl="0" w:tplc="B6CC270A">
      <w:start w:val="1"/>
      <w:numFmt w:val="bullet"/>
      <w:lvlText w:val=""/>
      <w:lvlJc w:val="left"/>
      <w:pPr>
        <w:ind w:left="2520" w:hanging="360"/>
      </w:pPr>
      <w:rPr>
        <w:rFonts w:ascii="Symbol" w:hAnsi="Symbol" w:hint="default"/>
      </w:rPr>
    </w:lvl>
    <w:lvl w:ilvl="1" w:tplc="16A641BC">
      <w:start w:val="1"/>
      <w:numFmt w:val="bullet"/>
      <w:lvlText w:val="o"/>
      <w:lvlJc w:val="left"/>
      <w:pPr>
        <w:ind w:left="3240" w:hanging="360"/>
      </w:pPr>
      <w:rPr>
        <w:rFonts w:ascii="Courier New" w:hAnsi="Courier New" w:hint="default"/>
      </w:rPr>
    </w:lvl>
    <w:lvl w:ilvl="2" w:tplc="2F4E246C">
      <w:start w:val="1"/>
      <w:numFmt w:val="bullet"/>
      <w:lvlText w:val=""/>
      <w:lvlJc w:val="left"/>
      <w:pPr>
        <w:ind w:left="3960" w:hanging="360"/>
      </w:pPr>
      <w:rPr>
        <w:rFonts w:ascii="Wingdings" w:hAnsi="Wingdings" w:hint="default"/>
      </w:rPr>
    </w:lvl>
    <w:lvl w:ilvl="3" w:tplc="B0621E74">
      <w:start w:val="1"/>
      <w:numFmt w:val="bullet"/>
      <w:lvlText w:val=""/>
      <w:lvlJc w:val="left"/>
      <w:pPr>
        <w:ind w:left="4680" w:hanging="360"/>
      </w:pPr>
      <w:rPr>
        <w:rFonts w:ascii="Symbol" w:hAnsi="Symbol" w:hint="default"/>
      </w:rPr>
    </w:lvl>
    <w:lvl w:ilvl="4" w:tplc="9084BFD8">
      <w:start w:val="1"/>
      <w:numFmt w:val="bullet"/>
      <w:lvlText w:val="o"/>
      <w:lvlJc w:val="left"/>
      <w:pPr>
        <w:ind w:left="5400" w:hanging="360"/>
      </w:pPr>
      <w:rPr>
        <w:rFonts w:ascii="Courier New" w:hAnsi="Courier New" w:hint="default"/>
      </w:rPr>
    </w:lvl>
    <w:lvl w:ilvl="5" w:tplc="5D38997A">
      <w:start w:val="1"/>
      <w:numFmt w:val="bullet"/>
      <w:lvlText w:val=""/>
      <w:lvlJc w:val="left"/>
      <w:pPr>
        <w:ind w:left="6120" w:hanging="360"/>
      </w:pPr>
      <w:rPr>
        <w:rFonts w:ascii="Wingdings" w:hAnsi="Wingdings" w:hint="default"/>
      </w:rPr>
    </w:lvl>
    <w:lvl w:ilvl="6" w:tplc="8DF455E0">
      <w:start w:val="1"/>
      <w:numFmt w:val="bullet"/>
      <w:lvlText w:val=""/>
      <w:lvlJc w:val="left"/>
      <w:pPr>
        <w:ind w:left="6840" w:hanging="360"/>
      </w:pPr>
      <w:rPr>
        <w:rFonts w:ascii="Symbol" w:hAnsi="Symbol" w:hint="default"/>
      </w:rPr>
    </w:lvl>
    <w:lvl w:ilvl="7" w:tplc="F83A8326">
      <w:start w:val="1"/>
      <w:numFmt w:val="bullet"/>
      <w:lvlText w:val="o"/>
      <w:lvlJc w:val="left"/>
      <w:pPr>
        <w:ind w:left="7560" w:hanging="360"/>
      </w:pPr>
      <w:rPr>
        <w:rFonts w:ascii="Courier New" w:hAnsi="Courier New" w:hint="default"/>
      </w:rPr>
    </w:lvl>
    <w:lvl w:ilvl="8" w:tplc="E34C9FD8">
      <w:start w:val="1"/>
      <w:numFmt w:val="bullet"/>
      <w:lvlText w:val=""/>
      <w:lvlJc w:val="left"/>
      <w:pPr>
        <w:ind w:left="8280" w:hanging="360"/>
      </w:pPr>
      <w:rPr>
        <w:rFonts w:ascii="Wingdings" w:hAnsi="Wingdings" w:hint="default"/>
      </w:rPr>
    </w:lvl>
  </w:abstractNum>
  <w:abstractNum w:abstractNumId="42" w15:restartNumberingAfterBreak="0">
    <w:nsid w:val="610B1D72"/>
    <w:multiLevelType w:val="multilevel"/>
    <w:tmpl w:val="CA2C736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1B249A"/>
    <w:multiLevelType w:val="hybridMultilevel"/>
    <w:tmpl w:val="DA8CE544"/>
    <w:lvl w:ilvl="0" w:tplc="FFFFFFFF">
      <w:start w:val="1"/>
      <w:numFmt w:val="bullet"/>
      <w:lvlText w:val=""/>
      <w:lvlJc w:val="left"/>
      <w:pPr>
        <w:ind w:left="720" w:hanging="360"/>
      </w:pPr>
      <w:rPr>
        <w:rFonts w:ascii="Symbol" w:hAnsi="Symbol" w:hint="default"/>
      </w:rPr>
    </w:lvl>
    <w:lvl w:ilvl="1" w:tplc="EE5A81EA">
      <w:start w:val="1"/>
      <w:numFmt w:val="bullet"/>
      <w:lvlText w:val="o"/>
      <w:lvlJc w:val="left"/>
      <w:pPr>
        <w:ind w:left="1440" w:hanging="360"/>
      </w:pPr>
      <w:rPr>
        <w:rFonts w:ascii="Courier New" w:hAnsi="Courier New" w:hint="default"/>
      </w:rPr>
    </w:lvl>
    <w:lvl w:ilvl="2" w:tplc="953A693A">
      <w:start w:val="1"/>
      <w:numFmt w:val="bullet"/>
      <w:lvlText w:val=""/>
      <w:lvlJc w:val="left"/>
      <w:pPr>
        <w:ind w:left="2160" w:hanging="360"/>
      </w:pPr>
      <w:rPr>
        <w:rFonts w:ascii="Wingdings" w:hAnsi="Wingdings" w:hint="default"/>
      </w:rPr>
    </w:lvl>
    <w:lvl w:ilvl="3" w:tplc="6B8E870E">
      <w:start w:val="1"/>
      <w:numFmt w:val="bullet"/>
      <w:lvlText w:val=""/>
      <w:lvlJc w:val="left"/>
      <w:pPr>
        <w:ind w:left="2880" w:hanging="360"/>
      </w:pPr>
      <w:rPr>
        <w:rFonts w:ascii="Symbol" w:hAnsi="Symbol" w:hint="default"/>
      </w:rPr>
    </w:lvl>
    <w:lvl w:ilvl="4" w:tplc="B8C4D014">
      <w:start w:val="1"/>
      <w:numFmt w:val="bullet"/>
      <w:lvlText w:val="o"/>
      <w:lvlJc w:val="left"/>
      <w:pPr>
        <w:ind w:left="3600" w:hanging="360"/>
      </w:pPr>
      <w:rPr>
        <w:rFonts w:ascii="Courier New" w:hAnsi="Courier New" w:hint="default"/>
      </w:rPr>
    </w:lvl>
    <w:lvl w:ilvl="5" w:tplc="37CABBEA">
      <w:start w:val="1"/>
      <w:numFmt w:val="bullet"/>
      <w:lvlText w:val=""/>
      <w:lvlJc w:val="left"/>
      <w:pPr>
        <w:ind w:left="4320" w:hanging="360"/>
      </w:pPr>
      <w:rPr>
        <w:rFonts w:ascii="Wingdings" w:hAnsi="Wingdings" w:hint="default"/>
      </w:rPr>
    </w:lvl>
    <w:lvl w:ilvl="6" w:tplc="792021AE">
      <w:start w:val="1"/>
      <w:numFmt w:val="bullet"/>
      <w:lvlText w:val=""/>
      <w:lvlJc w:val="left"/>
      <w:pPr>
        <w:ind w:left="5040" w:hanging="360"/>
      </w:pPr>
      <w:rPr>
        <w:rFonts w:ascii="Symbol" w:hAnsi="Symbol" w:hint="default"/>
      </w:rPr>
    </w:lvl>
    <w:lvl w:ilvl="7" w:tplc="712C3B16">
      <w:start w:val="1"/>
      <w:numFmt w:val="bullet"/>
      <w:lvlText w:val="o"/>
      <w:lvlJc w:val="left"/>
      <w:pPr>
        <w:ind w:left="5760" w:hanging="360"/>
      </w:pPr>
      <w:rPr>
        <w:rFonts w:ascii="Courier New" w:hAnsi="Courier New" w:hint="default"/>
      </w:rPr>
    </w:lvl>
    <w:lvl w:ilvl="8" w:tplc="3598849E">
      <w:start w:val="1"/>
      <w:numFmt w:val="bullet"/>
      <w:lvlText w:val=""/>
      <w:lvlJc w:val="left"/>
      <w:pPr>
        <w:ind w:left="6480" w:hanging="360"/>
      </w:pPr>
      <w:rPr>
        <w:rFonts w:ascii="Wingdings" w:hAnsi="Wingdings" w:hint="default"/>
      </w:rPr>
    </w:lvl>
  </w:abstractNum>
  <w:abstractNum w:abstractNumId="44" w15:restartNumberingAfterBreak="0">
    <w:nsid w:val="6173683B"/>
    <w:multiLevelType w:val="hybridMultilevel"/>
    <w:tmpl w:val="C8EC990C"/>
    <w:lvl w:ilvl="0" w:tplc="FFFC1284">
      <w:start w:val="1"/>
      <w:numFmt w:val="decimal"/>
      <w:lvlText w:val="%1."/>
      <w:lvlJc w:val="left"/>
      <w:pPr>
        <w:ind w:left="720" w:hanging="360"/>
      </w:pPr>
    </w:lvl>
    <w:lvl w:ilvl="1" w:tplc="91422254">
      <w:start w:val="1"/>
      <w:numFmt w:val="lowerLetter"/>
      <w:lvlText w:val="%2."/>
      <w:lvlJc w:val="left"/>
      <w:pPr>
        <w:ind w:left="1440" w:hanging="360"/>
      </w:pPr>
    </w:lvl>
    <w:lvl w:ilvl="2" w:tplc="40848D10">
      <w:start w:val="1"/>
      <w:numFmt w:val="lowerRoman"/>
      <w:lvlText w:val="%3."/>
      <w:lvlJc w:val="right"/>
      <w:pPr>
        <w:ind w:left="2160" w:hanging="180"/>
      </w:pPr>
    </w:lvl>
    <w:lvl w:ilvl="3" w:tplc="1ACEA788">
      <w:start w:val="1"/>
      <w:numFmt w:val="decimal"/>
      <w:lvlText w:val="%4."/>
      <w:lvlJc w:val="left"/>
      <w:pPr>
        <w:ind w:left="2880" w:hanging="360"/>
      </w:pPr>
    </w:lvl>
    <w:lvl w:ilvl="4" w:tplc="BF34B6DC">
      <w:start w:val="1"/>
      <w:numFmt w:val="lowerLetter"/>
      <w:lvlText w:val="%5."/>
      <w:lvlJc w:val="left"/>
      <w:pPr>
        <w:ind w:left="3600" w:hanging="360"/>
      </w:pPr>
    </w:lvl>
    <w:lvl w:ilvl="5" w:tplc="B6742658">
      <w:start w:val="1"/>
      <w:numFmt w:val="lowerRoman"/>
      <w:lvlText w:val="%6."/>
      <w:lvlJc w:val="right"/>
      <w:pPr>
        <w:ind w:left="4320" w:hanging="180"/>
      </w:pPr>
    </w:lvl>
    <w:lvl w:ilvl="6" w:tplc="75CCB8A2">
      <w:start w:val="1"/>
      <w:numFmt w:val="decimal"/>
      <w:lvlText w:val="%7."/>
      <w:lvlJc w:val="left"/>
      <w:pPr>
        <w:ind w:left="5040" w:hanging="360"/>
      </w:pPr>
    </w:lvl>
    <w:lvl w:ilvl="7" w:tplc="A6186ADC">
      <w:start w:val="1"/>
      <w:numFmt w:val="lowerLetter"/>
      <w:lvlText w:val="%8."/>
      <w:lvlJc w:val="left"/>
      <w:pPr>
        <w:ind w:left="5760" w:hanging="360"/>
      </w:pPr>
    </w:lvl>
    <w:lvl w:ilvl="8" w:tplc="09C660B0">
      <w:start w:val="1"/>
      <w:numFmt w:val="lowerRoman"/>
      <w:lvlText w:val="%9."/>
      <w:lvlJc w:val="right"/>
      <w:pPr>
        <w:ind w:left="6480" w:hanging="180"/>
      </w:pPr>
    </w:lvl>
  </w:abstractNum>
  <w:abstractNum w:abstractNumId="45" w15:restartNumberingAfterBreak="0">
    <w:nsid w:val="63E85E7D"/>
    <w:multiLevelType w:val="hybridMultilevel"/>
    <w:tmpl w:val="FFFFFFFF"/>
    <w:lvl w:ilvl="0" w:tplc="D6E4A14C">
      <w:start w:val="1"/>
      <w:numFmt w:val="bullet"/>
      <w:lvlText w:val=""/>
      <w:lvlJc w:val="left"/>
      <w:pPr>
        <w:ind w:left="1080" w:hanging="360"/>
      </w:pPr>
      <w:rPr>
        <w:rFonts w:ascii="Symbol" w:hAnsi="Symbol" w:hint="default"/>
      </w:rPr>
    </w:lvl>
    <w:lvl w:ilvl="1" w:tplc="6164A2C2">
      <w:start w:val="1"/>
      <w:numFmt w:val="bullet"/>
      <w:lvlText w:val="o"/>
      <w:lvlJc w:val="left"/>
      <w:pPr>
        <w:ind w:left="1800" w:hanging="360"/>
      </w:pPr>
      <w:rPr>
        <w:rFonts w:ascii="Courier New" w:hAnsi="Courier New" w:hint="default"/>
      </w:rPr>
    </w:lvl>
    <w:lvl w:ilvl="2" w:tplc="69126302">
      <w:start w:val="1"/>
      <w:numFmt w:val="bullet"/>
      <w:lvlText w:val=""/>
      <w:lvlJc w:val="left"/>
      <w:pPr>
        <w:ind w:left="2520" w:hanging="360"/>
      </w:pPr>
      <w:rPr>
        <w:rFonts w:ascii="Wingdings" w:hAnsi="Wingdings" w:hint="default"/>
      </w:rPr>
    </w:lvl>
    <w:lvl w:ilvl="3" w:tplc="C95A2AB8">
      <w:start w:val="1"/>
      <w:numFmt w:val="bullet"/>
      <w:lvlText w:val=""/>
      <w:lvlJc w:val="left"/>
      <w:pPr>
        <w:ind w:left="3240" w:hanging="360"/>
      </w:pPr>
      <w:rPr>
        <w:rFonts w:ascii="Symbol" w:hAnsi="Symbol" w:hint="default"/>
      </w:rPr>
    </w:lvl>
    <w:lvl w:ilvl="4" w:tplc="4DC87B9E">
      <w:start w:val="1"/>
      <w:numFmt w:val="bullet"/>
      <w:lvlText w:val="o"/>
      <w:lvlJc w:val="left"/>
      <w:pPr>
        <w:ind w:left="3960" w:hanging="360"/>
      </w:pPr>
      <w:rPr>
        <w:rFonts w:ascii="Courier New" w:hAnsi="Courier New" w:hint="default"/>
      </w:rPr>
    </w:lvl>
    <w:lvl w:ilvl="5" w:tplc="F904BF22">
      <w:start w:val="1"/>
      <w:numFmt w:val="bullet"/>
      <w:lvlText w:val=""/>
      <w:lvlJc w:val="left"/>
      <w:pPr>
        <w:ind w:left="4680" w:hanging="360"/>
      </w:pPr>
      <w:rPr>
        <w:rFonts w:ascii="Wingdings" w:hAnsi="Wingdings" w:hint="default"/>
      </w:rPr>
    </w:lvl>
    <w:lvl w:ilvl="6" w:tplc="2BCCA9E2">
      <w:start w:val="1"/>
      <w:numFmt w:val="bullet"/>
      <w:lvlText w:val=""/>
      <w:lvlJc w:val="left"/>
      <w:pPr>
        <w:ind w:left="5400" w:hanging="360"/>
      </w:pPr>
      <w:rPr>
        <w:rFonts w:ascii="Symbol" w:hAnsi="Symbol" w:hint="default"/>
      </w:rPr>
    </w:lvl>
    <w:lvl w:ilvl="7" w:tplc="C7F0B764">
      <w:start w:val="1"/>
      <w:numFmt w:val="bullet"/>
      <w:lvlText w:val="o"/>
      <w:lvlJc w:val="left"/>
      <w:pPr>
        <w:ind w:left="6120" w:hanging="360"/>
      </w:pPr>
      <w:rPr>
        <w:rFonts w:ascii="Courier New" w:hAnsi="Courier New" w:hint="default"/>
      </w:rPr>
    </w:lvl>
    <w:lvl w:ilvl="8" w:tplc="15F4A2FE">
      <w:start w:val="1"/>
      <w:numFmt w:val="bullet"/>
      <w:lvlText w:val=""/>
      <w:lvlJc w:val="left"/>
      <w:pPr>
        <w:ind w:left="6840" w:hanging="360"/>
      </w:pPr>
      <w:rPr>
        <w:rFonts w:ascii="Wingdings" w:hAnsi="Wingdings" w:hint="default"/>
      </w:rPr>
    </w:lvl>
  </w:abstractNum>
  <w:abstractNum w:abstractNumId="46" w15:restartNumberingAfterBreak="0">
    <w:nsid w:val="67CE0AA8"/>
    <w:multiLevelType w:val="hybridMultilevel"/>
    <w:tmpl w:val="4008F86E"/>
    <w:lvl w:ilvl="0" w:tplc="04090001">
      <w:start w:val="2"/>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9B87304"/>
    <w:multiLevelType w:val="hybridMultilevel"/>
    <w:tmpl w:val="C4AEBA66"/>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hint="default"/>
      </w:rPr>
    </w:lvl>
    <w:lvl w:ilvl="2" w:tplc="FFFFFFFF">
      <w:start w:val="1"/>
      <w:numFmt w:val="bullet"/>
      <w:lvlText w:val="§"/>
      <w:lvlJc w:val="left"/>
      <w:pPr>
        <w:ind w:left="2880" w:hanging="180"/>
      </w:pPr>
      <w:rPr>
        <w:rFonts w:ascii="Courier New" w:hAnsi="Courier New" w:hint="default"/>
      </w:r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8" w15:restartNumberingAfterBreak="0">
    <w:nsid w:val="6AAB0096"/>
    <w:multiLevelType w:val="hybridMultilevel"/>
    <w:tmpl w:val="74729E56"/>
    <w:lvl w:ilvl="0" w:tplc="04090009">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6D24086C"/>
    <w:multiLevelType w:val="multilevel"/>
    <w:tmpl w:val="FFFFFFFF"/>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D965556"/>
    <w:multiLevelType w:val="hybridMultilevel"/>
    <w:tmpl w:val="60285CE4"/>
    <w:lvl w:ilvl="0" w:tplc="04090003">
      <w:start w:val="1"/>
      <w:numFmt w:val="bullet"/>
      <w:lvlText w:val="o"/>
      <w:lvlJc w:val="left"/>
      <w:pPr>
        <w:ind w:left="2520" w:hanging="360"/>
      </w:pPr>
      <w:rPr>
        <w:rFonts w:ascii="Courier New" w:hAnsi="Courier New" w:cs="Courier New" w:hint="default"/>
      </w:rPr>
    </w:lvl>
    <w:lvl w:ilvl="1" w:tplc="FFFFFFFF">
      <w:start w:val="1"/>
      <w:numFmt w:val="bullet"/>
      <w:lvlText w:val="o"/>
      <w:lvlJc w:val="left"/>
      <w:pPr>
        <w:ind w:left="3240" w:hanging="360"/>
      </w:pPr>
      <w:rPr>
        <w:rFonts w:ascii="Courier New" w:hAnsi="Courier New" w:cs="Courier New" w:hint="default"/>
      </w:rPr>
    </w:lvl>
    <w:lvl w:ilvl="2" w:tplc="FFFFFFFF">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51" w15:restartNumberingAfterBreak="0">
    <w:nsid w:val="6DB6174C"/>
    <w:multiLevelType w:val="hybridMultilevel"/>
    <w:tmpl w:val="1B0AC10E"/>
    <w:lvl w:ilvl="0" w:tplc="E416A340">
      <w:start w:val="1"/>
      <w:numFmt w:val="bullet"/>
      <w:lvlText w:val=""/>
      <w:lvlJc w:val="left"/>
      <w:pPr>
        <w:ind w:left="720" w:hanging="360"/>
      </w:pPr>
      <w:rPr>
        <w:rFonts w:ascii="Symbol" w:hAnsi="Symbol" w:hint="default"/>
      </w:rPr>
    </w:lvl>
    <w:lvl w:ilvl="1" w:tplc="5CBACA30">
      <w:start w:val="1"/>
      <w:numFmt w:val="bullet"/>
      <w:lvlText w:val="o"/>
      <w:lvlJc w:val="left"/>
      <w:pPr>
        <w:ind w:left="1440" w:hanging="360"/>
      </w:pPr>
      <w:rPr>
        <w:rFonts w:ascii="Courier New" w:hAnsi="Courier New" w:hint="default"/>
      </w:rPr>
    </w:lvl>
    <w:lvl w:ilvl="2" w:tplc="2B282846">
      <w:start w:val="1"/>
      <w:numFmt w:val="bullet"/>
      <w:lvlText w:val=""/>
      <w:lvlJc w:val="left"/>
      <w:pPr>
        <w:ind w:left="2160" w:hanging="360"/>
      </w:pPr>
      <w:rPr>
        <w:rFonts w:ascii="Wingdings" w:hAnsi="Wingdings" w:hint="default"/>
      </w:rPr>
    </w:lvl>
    <w:lvl w:ilvl="3" w:tplc="805E0640">
      <w:start w:val="1"/>
      <w:numFmt w:val="bullet"/>
      <w:lvlText w:val=""/>
      <w:lvlJc w:val="left"/>
      <w:pPr>
        <w:ind w:left="2880" w:hanging="360"/>
      </w:pPr>
      <w:rPr>
        <w:rFonts w:ascii="Symbol" w:hAnsi="Symbol" w:hint="default"/>
      </w:rPr>
    </w:lvl>
    <w:lvl w:ilvl="4" w:tplc="39C0C778">
      <w:start w:val="1"/>
      <w:numFmt w:val="bullet"/>
      <w:lvlText w:val="o"/>
      <w:lvlJc w:val="left"/>
      <w:pPr>
        <w:ind w:left="3600" w:hanging="360"/>
      </w:pPr>
      <w:rPr>
        <w:rFonts w:ascii="Courier New" w:hAnsi="Courier New" w:hint="default"/>
      </w:rPr>
    </w:lvl>
    <w:lvl w:ilvl="5" w:tplc="F5DA6FE4">
      <w:start w:val="1"/>
      <w:numFmt w:val="bullet"/>
      <w:lvlText w:val=""/>
      <w:lvlJc w:val="left"/>
      <w:pPr>
        <w:ind w:left="4320" w:hanging="360"/>
      </w:pPr>
      <w:rPr>
        <w:rFonts w:ascii="Wingdings" w:hAnsi="Wingdings" w:hint="default"/>
      </w:rPr>
    </w:lvl>
    <w:lvl w:ilvl="6" w:tplc="05CEFF6A">
      <w:start w:val="1"/>
      <w:numFmt w:val="bullet"/>
      <w:lvlText w:val=""/>
      <w:lvlJc w:val="left"/>
      <w:pPr>
        <w:ind w:left="5040" w:hanging="360"/>
      </w:pPr>
      <w:rPr>
        <w:rFonts w:ascii="Symbol" w:hAnsi="Symbol" w:hint="default"/>
      </w:rPr>
    </w:lvl>
    <w:lvl w:ilvl="7" w:tplc="3706634A">
      <w:start w:val="1"/>
      <w:numFmt w:val="bullet"/>
      <w:lvlText w:val="o"/>
      <w:lvlJc w:val="left"/>
      <w:pPr>
        <w:ind w:left="5760" w:hanging="360"/>
      </w:pPr>
      <w:rPr>
        <w:rFonts w:ascii="Courier New" w:hAnsi="Courier New" w:hint="default"/>
      </w:rPr>
    </w:lvl>
    <w:lvl w:ilvl="8" w:tplc="9FA4F3AA">
      <w:start w:val="1"/>
      <w:numFmt w:val="bullet"/>
      <w:lvlText w:val=""/>
      <w:lvlJc w:val="left"/>
      <w:pPr>
        <w:ind w:left="6480" w:hanging="360"/>
      </w:pPr>
      <w:rPr>
        <w:rFonts w:ascii="Wingdings" w:hAnsi="Wingdings" w:hint="default"/>
      </w:rPr>
    </w:lvl>
  </w:abstractNum>
  <w:abstractNum w:abstractNumId="52" w15:restartNumberingAfterBreak="0">
    <w:nsid w:val="6E6E3D3B"/>
    <w:multiLevelType w:val="hybridMultilevel"/>
    <w:tmpl w:val="4740CF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020A0ED"/>
    <w:multiLevelType w:val="hybridMultilevel"/>
    <w:tmpl w:val="FFFFFFFF"/>
    <w:lvl w:ilvl="0" w:tplc="D9842D6A">
      <w:start w:val="1"/>
      <w:numFmt w:val="bullet"/>
      <w:lvlText w:val="o"/>
      <w:lvlJc w:val="left"/>
      <w:pPr>
        <w:ind w:left="720" w:hanging="360"/>
      </w:pPr>
      <w:rPr>
        <w:rFonts w:ascii="Courier New" w:hAnsi="Courier New" w:hint="default"/>
      </w:rPr>
    </w:lvl>
    <w:lvl w:ilvl="1" w:tplc="9BC0C202">
      <w:start w:val="1"/>
      <w:numFmt w:val="bullet"/>
      <w:lvlText w:val="o"/>
      <w:lvlJc w:val="left"/>
      <w:pPr>
        <w:ind w:left="1440" w:hanging="360"/>
      </w:pPr>
      <w:rPr>
        <w:rFonts w:ascii="Courier New" w:hAnsi="Courier New" w:hint="default"/>
      </w:rPr>
    </w:lvl>
    <w:lvl w:ilvl="2" w:tplc="56183ACA">
      <w:start w:val="1"/>
      <w:numFmt w:val="bullet"/>
      <w:lvlText w:val=""/>
      <w:lvlJc w:val="left"/>
      <w:pPr>
        <w:ind w:left="2160" w:hanging="360"/>
      </w:pPr>
      <w:rPr>
        <w:rFonts w:ascii="Wingdings" w:hAnsi="Wingdings" w:hint="default"/>
      </w:rPr>
    </w:lvl>
    <w:lvl w:ilvl="3" w:tplc="A8D0AC24">
      <w:start w:val="1"/>
      <w:numFmt w:val="bullet"/>
      <w:lvlText w:val=""/>
      <w:lvlJc w:val="left"/>
      <w:pPr>
        <w:ind w:left="2880" w:hanging="360"/>
      </w:pPr>
      <w:rPr>
        <w:rFonts w:ascii="Symbol" w:hAnsi="Symbol" w:hint="default"/>
      </w:rPr>
    </w:lvl>
    <w:lvl w:ilvl="4" w:tplc="7DA6DA96">
      <w:start w:val="1"/>
      <w:numFmt w:val="bullet"/>
      <w:lvlText w:val="o"/>
      <w:lvlJc w:val="left"/>
      <w:pPr>
        <w:ind w:left="3600" w:hanging="360"/>
      </w:pPr>
      <w:rPr>
        <w:rFonts w:ascii="Courier New" w:hAnsi="Courier New" w:hint="default"/>
      </w:rPr>
    </w:lvl>
    <w:lvl w:ilvl="5" w:tplc="282EF5BE">
      <w:start w:val="1"/>
      <w:numFmt w:val="bullet"/>
      <w:lvlText w:val=""/>
      <w:lvlJc w:val="left"/>
      <w:pPr>
        <w:ind w:left="4320" w:hanging="360"/>
      </w:pPr>
      <w:rPr>
        <w:rFonts w:ascii="Wingdings" w:hAnsi="Wingdings" w:hint="default"/>
      </w:rPr>
    </w:lvl>
    <w:lvl w:ilvl="6" w:tplc="27983A5A">
      <w:start w:val="1"/>
      <w:numFmt w:val="bullet"/>
      <w:lvlText w:val=""/>
      <w:lvlJc w:val="left"/>
      <w:pPr>
        <w:ind w:left="5040" w:hanging="360"/>
      </w:pPr>
      <w:rPr>
        <w:rFonts w:ascii="Symbol" w:hAnsi="Symbol" w:hint="default"/>
      </w:rPr>
    </w:lvl>
    <w:lvl w:ilvl="7" w:tplc="F790EEC8">
      <w:start w:val="1"/>
      <w:numFmt w:val="bullet"/>
      <w:lvlText w:val="o"/>
      <w:lvlJc w:val="left"/>
      <w:pPr>
        <w:ind w:left="5760" w:hanging="360"/>
      </w:pPr>
      <w:rPr>
        <w:rFonts w:ascii="Courier New" w:hAnsi="Courier New" w:hint="default"/>
      </w:rPr>
    </w:lvl>
    <w:lvl w:ilvl="8" w:tplc="32AC807C">
      <w:start w:val="1"/>
      <w:numFmt w:val="bullet"/>
      <w:lvlText w:val=""/>
      <w:lvlJc w:val="left"/>
      <w:pPr>
        <w:ind w:left="6480" w:hanging="360"/>
      </w:pPr>
      <w:rPr>
        <w:rFonts w:ascii="Wingdings" w:hAnsi="Wingdings" w:hint="default"/>
      </w:rPr>
    </w:lvl>
  </w:abstractNum>
  <w:abstractNum w:abstractNumId="54" w15:restartNumberingAfterBreak="0">
    <w:nsid w:val="709BF59C"/>
    <w:multiLevelType w:val="hybridMultilevel"/>
    <w:tmpl w:val="FFFFFFFF"/>
    <w:lvl w:ilvl="0" w:tplc="9924A7B8">
      <w:start w:val="1"/>
      <w:numFmt w:val="bullet"/>
      <w:lvlText w:val=""/>
      <w:lvlJc w:val="left"/>
      <w:pPr>
        <w:ind w:left="2520" w:hanging="360"/>
      </w:pPr>
      <w:rPr>
        <w:rFonts w:ascii="Symbol" w:hAnsi="Symbol" w:hint="default"/>
      </w:rPr>
    </w:lvl>
    <w:lvl w:ilvl="1" w:tplc="E4C055C8">
      <w:start w:val="1"/>
      <w:numFmt w:val="bullet"/>
      <w:lvlText w:val="o"/>
      <w:lvlJc w:val="left"/>
      <w:pPr>
        <w:ind w:left="3240" w:hanging="360"/>
      </w:pPr>
      <w:rPr>
        <w:rFonts w:ascii="Courier New" w:hAnsi="Courier New" w:hint="default"/>
      </w:rPr>
    </w:lvl>
    <w:lvl w:ilvl="2" w:tplc="6C183E72">
      <w:start w:val="1"/>
      <w:numFmt w:val="bullet"/>
      <w:lvlText w:val=""/>
      <w:lvlJc w:val="left"/>
      <w:pPr>
        <w:ind w:left="3960" w:hanging="360"/>
      </w:pPr>
      <w:rPr>
        <w:rFonts w:ascii="Wingdings" w:hAnsi="Wingdings" w:hint="default"/>
      </w:rPr>
    </w:lvl>
    <w:lvl w:ilvl="3" w:tplc="178CA1DA">
      <w:start w:val="1"/>
      <w:numFmt w:val="bullet"/>
      <w:lvlText w:val=""/>
      <w:lvlJc w:val="left"/>
      <w:pPr>
        <w:ind w:left="4680" w:hanging="360"/>
      </w:pPr>
      <w:rPr>
        <w:rFonts w:ascii="Symbol" w:hAnsi="Symbol" w:hint="default"/>
      </w:rPr>
    </w:lvl>
    <w:lvl w:ilvl="4" w:tplc="AEB8470A">
      <w:start w:val="1"/>
      <w:numFmt w:val="bullet"/>
      <w:lvlText w:val="o"/>
      <w:lvlJc w:val="left"/>
      <w:pPr>
        <w:ind w:left="5400" w:hanging="360"/>
      </w:pPr>
      <w:rPr>
        <w:rFonts w:ascii="Courier New" w:hAnsi="Courier New" w:hint="default"/>
      </w:rPr>
    </w:lvl>
    <w:lvl w:ilvl="5" w:tplc="D4C0686A">
      <w:start w:val="1"/>
      <w:numFmt w:val="bullet"/>
      <w:lvlText w:val=""/>
      <w:lvlJc w:val="left"/>
      <w:pPr>
        <w:ind w:left="6120" w:hanging="360"/>
      </w:pPr>
      <w:rPr>
        <w:rFonts w:ascii="Wingdings" w:hAnsi="Wingdings" w:hint="default"/>
      </w:rPr>
    </w:lvl>
    <w:lvl w:ilvl="6" w:tplc="395E3C50">
      <w:start w:val="1"/>
      <w:numFmt w:val="bullet"/>
      <w:lvlText w:val=""/>
      <w:lvlJc w:val="left"/>
      <w:pPr>
        <w:ind w:left="6840" w:hanging="360"/>
      </w:pPr>
      <w:rPr>
        <w:rFonts w:ascii="Symbol" w:hAnsi="Symbol" w:hint="default"/>
      </w:rPr>
    </w:lvl>
    <w:lvl w:ilvl="7" w:tplc="127437AC">
      <w:start w:val="1"/>
      <w:numFmt w:val="bullet"/>
      <w:lvlText w:val="o"/>
      <w:lvlJc w:val="left"/>
      <w:pPr>
        <w:ind w:left="7560" w:hanging="360"/>
      </w:pPr>
      <w:rPr>
        <w:rFonts w:ascii="Courier New" w:hAnsi="Courier New" w:hint="default"/>
      </w:rPr>
    </w:lvl>
    <w:lvl w:ilvl="8" w:tplc="1624DDDC">
      <w:start w:val="1"/>
      <w:numFmt w:val="bullet"/>
      <w:lvlText w:val=""/>
      <w:lvlJc w:val="left"/>
      <w:pPr>
        <w:ind w:left="8280" w:hanging="360"/>
      </w:pPr>
      <w:rPr>
        <w:rFonts w:ascii="Wingdings" w:hAnsi="Wingdings" w:hint="default"/>
      </w:rPr>
    </w:lvl>
  </w:abstractNum>
  <w:abstractNum w:abstractNumId="55" w15:restartNumberingAfterBreak="0">
    <w:nsid w:val="75F32566"/>
    <w:multiLevelType w:val="hybridMultilevel"/>
    <w:tmpl w:val="F856A294"/>
    <w:lvl w:ilvl="0" w:tplc="9DFA2904">
      <w:start w:val="1"/>
      <w:numFmt w:val="bullet"/>
      <w:lvlText w:val=""/>
      <w:lvlJc w:val="left"/>
      <w:pPr>
        <w:ind w:left="2070" w:hanging="360"/>
      </w:pPr>
      <w:rPr>
        <w:rFonts w:ascii="Symbol" w:hAnsi="Symbol" w:hint="default"/>
      </w:rPr>
    </w:lvl>
    <w:lvl w:ilvl="1" w:tplc="CDD26542">
      <w:start w:val="1"/>
      <w:numFmt w:val="bullet"/>
      <w:lvlText w:val="o"/>
      <w:lvlJc w:val="left"/>
      <w:pPr>
        <w:ind w:left="2790" w:hanging="360"/>
      </w:pPr>
      <w:rPr>
        <w:rFonts w:ascii="Courier New" w:hAnsi="Courier New" w:hint="default"/>
      </w:rPr>
    </w:lvl>
    <w:lvl w:ilvl="2" w:tplc="F9468BA0">
      <w:start w:val="1"/>
      <w:numFmt w:val="bullet"/>
      <w:lvlText w:val=""/>
      <w:lvlJc w:val="left"/>
      <w:pPr>
        <w:ind w:left="3510" w:hanging="360"/>
      </w:pPr>
      <w:rPr>
        <w:rFonts w:ascii="Wingdings" w:hAnsi="Wingdings" w:hint="default"/>
      </w:rPr>
    </w:lvl>
    <w:lvl w:ilvl="3" w:tplc="DB34144A">
      <w:start w:val="1"/>
      <w:numFmt w:val="bullet"/>
      <w:lvlText w:val=""/>
      <w:lvlJc w:val="left"/>
      <w:pPr>
        <w:ind w:left="4230" w:hanging="360"/>
      </w:pPr>
      <w:rPr>
        <w:rFonts w:ascii="Symbol" w:hAnsi="Symbol" w:hint="default"/>
      </w:rPr>
    </w:lvl>
    <w:lvl w:ilvl="4" w:tplc="B80ACF56">
      <w:start w:val="1"/>
      <w:numFmt w:val="bullet"/>
      <w:lvlText w:val="o"/>
      <w:lvlJc w:val="left"/>
      <w:pPr>
        <w:ind w:left="4950" w:hanging="360"/>
      </w:pPr>
      <w:rPr>
        <w:rFonts w:ascii="Courier New" w:hAnsi="Courier New" w:hint="default"/>
      </w:rPr>
    </w:lvl>
    <w:lvl w:ilvl="5" w:tplc="90582B18">
      <w:start w:val="1"/>
      <w:numFmt w:val="bullet"/>
      <w:lvlText w:val=""/>
      <w:lvlJc w:val="left"/>
      <w:pPr>
        <w:ind w:left="5670" w:hanging="360"/>
      </w:pPr>
      <w:rPr>
        <w:rFonts w:ascii="Wingdings" w:hAnsi="Wingdings" w:hint="default"/>
      </w:rPr>
    </w:lvl>
    <w:lvl w:ilvl="6" w:tplc="A0FEBED0">
      <w:start w:val="1"/>
      <w:numFmt w:val="bullet"/>
      <w:lvlText w:val=""/>
      <w:lvlJc w:val="left"/>
      <w:pPr>
        <w:ind w:left="6390" w:hanging="360"/>
      </w:pPr>
      <w:rPr>
        <w:rFonts w:ascii="Symbol" w:hAnsi="Symbol" w:hint="default"/>
      </w:rPr>
    </w:lvl>
    <w:lvl w:ilvl="7" w:tplc="A92ECC4C">
      <w:start w:val="1"/>
      <w:numFmt w:val="bullet"/>
      <w:lvlText w:val="o"/>
      <w:lvlJc w:val="left"/>
      <w:pPr>
        <w:ind w:left="7110" w:hanging="360"/>
      </w:pPr>
      <w:rPr>
        <w:rFonts w:ascii="Courier New" w:hAnsi="Courier New" w:hint="default"/>
      </w:rPr>
    </w:lvl>
    <w:lvl w:ilvl="8" w:tplc="FE3E2F1C">
      <w:start w:val="1"/>
      <w:numFmt w:val="bullet"/>
      <w:lvlText w:val=""/>
      <w:lvlJc w:val="left"/>
      <w:pPr>
        <w:ind w:left="7830" w:hanging="360"/>
      </w:pPr>
      <w:rPr>
        <w:rFonts w:ascii="Wingdings" w:hAnsi="Wingdings" w:hint="default"/>
      </w:rPr>
    </w:lvl>
  </w:abstractNum>
  <w:abstractNum w:abstractNumId="56" w15:restartNumberingAfterBreak="0">
    <w:nsid w:val="7678C368"/>
    <w:multiLevelType w:val="hybridMultilevel"/>
    <w:tmpl w:val="FFFFFFFF"/>
    <w:lvl w:ilvl="0" w:tplc="F5D48BBA">
      <w:start w:val="1"/>
      <w:numFmt w:val="bullet"/>
      <w:lvlText w:val=""/>
      <w:lvlJc w:val="left"/>
      <w:pPr>
        <w:ind w:left="1440" w:hanging="360"/>
      </w:pPr>
      <w:rPr>
        <w:rFonts w:ascii="Symbol" w:hAnsi="Symbol" w:hint="default"/>
      </w:rPr>
    </w:lvl>
    <w:lvl w:ilvl="1" w:tplc="DC6A64C2">
      <w:start w:val="1"/>
      <w:numFmt w:val="bullet"/>
      <w:lvlText w:val="o"/>
      <w:lvlJc w:val="left"/>
      <w:pPr>
        <w:ind w:left="2160" w:hanging="360"/>
      </w:pPr>
      <w:rPr>
        <w:rFonts w:ascii="Courier New" w:hAnsi="Courier New" w:hint="default"/>
      </w:rPr>
    </w:lvl>
    <w:lvl w:ilvl="2" w:tplc="CD48DE66">
      <w:start w:val="1"/>
      <w:numFmt w:val="bullet"/>
      <w:lvlText w:val=""/>
      <w:lvlJc w:val="left"/>
      <w:pPr>
        <w:ind w:left="2880" w:hanging="360"/>
      </w:pPr>
      <w:rPr>
        <w:rFonts w:ascii="Wingdings" w:hAnsi="Wingdings" w:hint="default"/>
      </w:rPr>
    </w:lvl>
    <w:lvl w:ilvl="3" w:tplc="708C4530">
      <w:start w:val="1"/>
      <w:numFmt w:val="bullet"/>
      <w:lvlText w:val=""/>
      <w:lvlJc w:val="left"/>
      <w:pPr>
        <w:ind w:left="3600" w:hanging="360"/>
      </w:pPr>
      <w:rPr>
        <w:rFonts w:ascii="Symbol" w:hAnsi="Symbol" w:hint="default"/>
      </w:rPr>
    </w:lvl>
    <w:lvl w:ilvl="4" w:tplc="B25ABE18">
      <w:start w:val="1"/>
      <w:numFmt w:val="bullet"/>
      <w:lvlText w:val="o"/>
      <w:lvlJc w:val="left"/>
      <w:pPr>
        <w:ind w:left="4320" w:hanging="360"/>
      </w:pPr>
      <w:rPr>
        <w:rFonts w:ascii="Courier New" w:hAnsi="Courier New" w:hint="default"/>
      </w:rPr>
    </w:lvl>
    <w:lvl w:ilvl="5" w:tplc="42CE62C8">
      <w:start w:val="1"/>
      <w:numFmt w:val="bullet"/>
      <w:lvlText w:val=""/>
      <w:lvlJc w:val="left"/>
      <w:pPr>
        <w:ind w:left="5040" w:hanging="360"/>
      </w:pPr>
      <w:rPr>
        <w:rFonts w:ascii="Wingdings" w:hAnsi="Wingdings" w:hint="default"/>
      </w:rPr>
    </w:lvl>
    <w:lvl w:ilvl="6" w:tplc="2BB2955C">
      <w:start w:val="1"/>
      <w:numFmt w:val="bullet"/>
      <w:lvlText w:val=""/>
      <w:lvlJc w:val="left"/>
      <w:pPr>
        <w:ind w:left="5760" w:hanging="360"/>
      </w:pPr>
      <w:rPr>
        <w:rFonts w:ascii="Symbol" w:hAnsi="Symbol" w:hint="default"/>
      </w:rPr>
    </w:lvl>
    <w:lvl w:ilvl="7" w:tplc="707CC93A">
      <w:start w:val="1"/>
      <w:numFmt w:val="bullet"/>
      <w:lvlText w:val="o"/>
      <w:lvlJc w:val="left"/>
      <w:pPr>
        <w:ind w:left="6480" w:hanging="360"/>
      </w:pPr>
      <w:rPr>
        <w:rFonts w:ascii="Courier New" w:hAnsi="Courier New" w:hint="default"/>
      </w:rPr>
    </w:lvl>
    <w:lvl w:ilvl="8" w:tplc="32B26738">
      <w:start w:val="1"/>
      <w:numFmt w:val="bullet"/>
      <w:lvlText w:val=""/>
      <w:lvlJc w:val="left"/>
      <w:pPr>
        <w:ind w:left="7200" w:hanging="360"/>
      </w:pPr>
      <w:rPr>
        <w:rFonts w:ascii="Wingdings" w:hAnsi="Wingdings" w:hint="default"/>
      </w:rPr>
    </w:lvl>
  </w:abstractNum>
  <w:abstractNum w:abstractNumId="57" w15:restartNumberingAfterBreak="0">
    <w:nsid w:val="777F6BA5"/>
    <w:multiLevelType w:val="hybridMultilevel"/>
    <w:tmpl w:val="F86E17D0"/>
    <w:lvl w:ilvl="0" w:tplc="068A439A">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D33AFED2">
      <w:start w:val="1"/>
      <w:numFmt w:val="bullet"/>
      <w:lvlText w:val=""/>
      <w:lvlJc w:val="left"/>
      <w:pPr>
        <w:ind w:left="2160" w:hanging="360"/>
      </w:pPr>
      <w:rPr>
        <w:rFonts w:ascii="Wingdings" w:hAnsi="Wingdings" w:hint="default"/>
      </w:rPr>
    </w:lvl>
    <w:lvl w:ilvl="3" w:tplc="87261DDE">
      <w:start w:val="1"/>
      <w:numFmt w:val="bullet"/>
      <w:lvlText w:val=""/>
      <w:lvlJc w:val="left"/>
      <w:pPr>
        <w:ind w:left="2880" w:hanging="360"/>
      </w:pPr>
      <w:rPr>
        <w:rFonts w:ascii="Symbol" w:hAnsi="Symbol" w:hint="default"/>
      </w:rPr>
    </w:lvl>
    <w:lvl w:ilvl="4" w:tplc="1CA8CCD4">
      <w:start w:val="1"/>
      <w:numFmt w:val="bullet"/>
      <w:lvlText w:val="o"/>
      <w:lvlJc w:val="left"/>
      <w:pPr>
        <w:ind w:left="3600" w:hanging="360"/>
      </w:pPr>
      <w:rPr>
        <w:rFonts w:ascii="Courier New" w:hAnsi="Courier New" w:hint="default"/>
      </w:rPr>
    </w:lvl>
    <w:lvl w:ilvl="5" w:tplc="80BE6CA0">
      <w:start w:val="1"/>
      <w:numFmt w:val="bullet"/>
      <w:lvlText w:val=""/>
      <w:lvlJc w:val="left"/>
      <w:pPr>
        <w:ind w:left="4320" w:hanging="360"/>
      </w:pPr>
      <w:rPr>
        <w:rFonts w:ascii="Wingdings" w:hAnsi="Wingdings" w:hint="default"/>
      </w:rPr>
    </w:lvl>
    <w:lvl w:ilvl="6" w:tplc="C444EEF8">
      <w:start w:val="1"/>
      <w:numFmt w:val="bullet"/>
      <w:lvlText w:val=""/>
      <w:lvlJc w:val="left"/>
      <w:pPr>
        <w:ind w:left="5040" w:hanging="360"/>
      </w:pPr>
      <w:rPr>
        <w:rFonts w:ascii="Symbol" w:hAnsi="Symbol" w:hint="default"/>
      </w:rPr>
    </w:lvl>
    <w:lvl w:ilvl="7" w:tplc="51301D4E">
      <w:start w:val="1"/>
      <w:numFmt w:val="bullet"/>
      <w:lvlText w:val="o"/>
      <w:lvlJc w:val="left"/>
      <w:pPr>
        <w:ind w:left="5760" w:hanging="360"/>
      </w:pPr>
      <w:rPr>
        <w:rFonts w:ascii="Courier New" w:hAnsi="Courier New" w:hint="default"/>
      </w:rPr>
    </w:lvl>
    <w:lvl w:ilvl="8" w:tplc="964EA332">
      <w:start w:val="1"/>
      <w:numFmt w:val="bullet"/>
      <w:lvlText w:val=""/>
      <w:lvlJc w:val="left"/>
      <w:pPr>
        <w:ind w:left="6480" w:hanging="360"/>
      </w:pPr>
      <w:rPr>
        <w:rFonts w:ascii="Wingdings" w:hAnsi="Wingdings" w:hint="default"/>
      </w:rPr>
    </w:lvl>
  </w:abstractNum>
  <w:abstractNum w:abstractNumId="58" w15:restartNumberingAfterBreak="0">
    <w:nsid w:val="77CE2ADA"/>
    <w:multiLevelType w:val="hybridMultilevel"/>
    <w:tmpl w:val="A13C1CA8"/>
    <w:lvl w:ilvl="0" w:tplc="FFFFFFFF">
      <w:start w:val="1"/>
      <w:numFmt w:val="bullet"/>
      <w:lvlText w:val=""/>
      <w:lvlJc w:val="left"/>
      <w:pPr>
        <w:ind w:left="1080" w:hanging="360"/>
      </w:pPr>
      <w:rPr>
        <w:rFonts w:ascii="Wingdings" w:hAnsi="Wingdings" w:hint="default"/>
        <w:color w:val="000000" w:themeColor="text1"/>
      </w:rPr>
    </w:lvl>
    <w:lvl w:ilvl="1" w:tplc="48E6F91A">
      <w:start w:val="1"/>
      <w:numFmt w:val="lowerLetter"/>
      <w:lvlText w:val="%2."/>
      <w:lvlJc w:val="left"/>
      <w:pPr>
        <w:ind w:left="1800" w:hanging="360"/>
      </w:pPr>
      <w:rPr>
        <w:b/>
        <w:bCs/>
      </w:rPr>
    </w:lvl>
    <w:lvl w:ilvl="2" w:tplc="C42C5B4A">
      <w:start w:val="1"/>
      <w:numFmt w:val="bullet"/>
      <w:lvlText w:val=""/>
      <w:lvlJc w:val="left"/>
      <w:pPr>
        <w:ind w:left="2520" w:hanging="180"/>
      </w:pPr>
      <w:rPr>
        <w:rFonts w:ascii="Symbol" w:hAnsi="Symbol" w:hint="default"/>
      </w:rPr>
    </w:lvl>
    <w:lvl w:ilvl="3" w:tplc="BB2AF166">
      <w:start w:val="1"/>
      <w:numFmt w:val="decimal"/>
      <w:lvlText w:val="%4."/>
      <w:lvlJc w:val="left"/>
      <w:pPr>
        <w:ind w:left="3240" w:hanging="360"/>
      </w:pPr>
    </w:lvl>
    <w:lvl w:ilvl="4" w:tplc="8B6E730A">
      <w:start w:val="1"/>
      <w:numFmt w:val="lowerLetter"/>
      <w:lvlText w:val="%5."/>
      <w:lvlJc w:val="left"/>
      <w:pPr>
        <w:ind w:left="3960" w:hanging="360"/>
      </w:pPr>
    </w:lvl>
    <w:lvl w:ilvl="5" w:tplc="EB244E78">
      <w:start w:val="1"/>
      <w:numFmt w:val="lowerRoman"/>
      <w:lvlText w:val="%6."/>
      <w:lvlJc w:val="right"/>
      <w:pPr>
        <w:ind w:left="4680" w:hanging="180"/>
      </w:pPr>
    </w:lvl>
    <w:lvl w:ilvl="6" w:tplc="B3DEFCF2">
      <w:start w:val="1"/>
      <w:numFmt w:val="decimal"/>
      <w:lvlText w:val="%7."/>
      <w:lvlJc w:val="left"/>
      <w:pPr>
        <w:ind w:left="5400" w:hanging="360"/>
      </w:pPr>
    </w:lvl>
    <w:lvl w:ilvl="7" w:tplc="6AD03064">
      <w:start w:val="1"/>
      <w:numFmt w:val="lowerLetter"/>
      <w:lvlText w:val="%8."/>
      <w:lvlJc w:val="left"/>
      <w:pPr>
        <w:ind w:left="6120" w:hanging="360"/>
      </w:pPr>
    </w:lvl>
    <w:lvl w:ilvl="8" w:tplc="F678ED76">
      <w:start w:val="1"/>
      <w:numFmt w:val="lowerRoman"/>
      <w:lvlText w:val="%9."/>
      <w:lvlJc w:val="right"/>
      <w:pPr>
        <w:ind w:left="6840" w:hanging="180"/>
      </w:pPr>
    </w:lvl>
  </w:abstractNum>
  <w:abstractNum w:abstractNumId="59" w15:restartNumberingAfterBreak="0">
    <w:nsid w:val="7878656D"/>
    <w:multiLevelType w:val="hybridMultilevel"/>
    <w:tmpl w:val="FFFFFFFF"/>
    <w:lvl w:ilvl="0" w:tplc="674AF4AC">
      <w:start w:val="1"/>
      <w:numFmt w:val="bullet"/>
      <w:lvlText w:val=""/>
      <w:lvlJc w:val="left"/>
      <w:pPr>
        <w:ind w:left="720" w:hanging="360"/>
      </w:pPr>
      <w:rPr>
        <w:rFonts w:ascii="Symbol" w:hAnsi="Symbol" w:hint="default"/>
      </w:rPr>
    </w:lvl>
    <w:lvl w:ilvl="1" w:tplc="140A0BB0">
      <w:start w:val="1"/>
      <w:numFmt w:val="bullet"/>
      <w:lvlText w:val="o"/>
      <w:lvlJc w:val="left"/>
      <w:pPr>
        <w:ind w:left="1440" w:hanging="360"/>
      </w:pPr>
      <w:rPr>
        <w:rFonts w:ascii="Courier New" w:hAnsi="Courier New" w:hint="default"/>
      </w:rPr>
    </w:lvl>
    <w:lvl w:ilvl="2" w:tplc="D4568508">
      <w:start w:val="1"/>
      <w:numFmt w:val="bullet"/>
      <w:lvlText w:val=""/>
      <w:lvlJc w:val="left"/>
      <w:pPr>
        <w:ind w:left="2160" w:hanging="360"/>
      </w:pPr>
      <w:rPr>
        <w:rFonts w:ascii="Wingdings" w:hAnsi="Wingdings" w:hint="default"/>
      </w:rPr>
    </w:lvl>
    <w:lvl w:ilvl="3" w:tplc="24BCC71C">
      <w:start w:val="1"/>
      <w:numFmt w:val="bullet"/>
      <w:lvlText w:val=""/>
      <w:lvlJc w:val="left"/>
      <w:pPr>
        <w:ind w:left="2880" w:hanging="360"/>
      </w:pPr>
      <w:rPr>
        <w:rFonts w:ascii="Symbol" w:hAnsi="Symbol" w:hint="default"/>
      </w:rPr>
    </w:lvl>
    <w:lvl w:ilvl="4" w:tplc="F47C0002">
      <w:start w:val="1"/>
      <w:numFmt w:val="bullet"/>
      <w:lvlText w:val="o"/>
      <w:lvlJc w:val="left"/>
      <w:pPr>
        <w:ind w:left="3600" w:hanging="360"/>
      </w:pPr>
      <w:rPr>
        <w:rFonts w:ascii="Courier New" w:hAnsi="Courier New" w:hint="default"/>
      </w:rPr>
    </w:lvl>
    <w:lvl w:ilvl="5" w:tplc="8A36AC76">
      <w:start w:val="1"/>
      <w:numFmt w:val="bullet"/>
      <w:lvlText w:val=""/>
      <w:lvlJc w:val="left"/>
      <w:pPr>
        <w:ind w:left="4320" w:hanging="360"/>
      </w:pPr>
      <w:rPr>
        <w:rFonts w:ascii="Wingdings" w:hAnsi="Wingdings" w:hint="default"/>
      </w:rPr>
    </w:lvl>
    <w:lvl w:ilvl="6" w:tplc="CEBA5BA0">
      <w:start w:val="1"/>
      <w:numFmt w:val="bullet"/>
      <w:lvlText w:val=""/>
      <w:lvlJc w:val="left"/>
      <w:pPr>
        <w:ind w:left="5040" w:hanging="360"/>
      </w:pPr>
      <w:rPr>
        <w:rFonts w:ascii="Symbol" w:hAnsi="Symbol" w:hint="default"/>
      </w:rPr>
    </w:lvl>
    <w:lvl w:ilvl="7" w:tplc="629A4818">
      <w:start w:val="1"/>
      <w:numFmt w:val="bullet"/>
      <w:lvlText w:val="o"/>
      <w:lvlJc w:val="left"/>
      <w:pPr>
        <w:ind w:left="5760" w:hanging="360"/>
      </w:pPr>
      <w:rPr>
        <w:rFonts w:ascii="Courier New" w:hAnsi="Courier New" w:hint="default"/>
      </w:rPr>
    </w:lvl>
    <w:lvl w:ilvl="8" w:tplc="2B04C25E">
      <w:start w:val="1"/>
      <w:numFmt w:val="bullet"/>
      <w:lvlText w:val=""/>
      <w:lvlJc w:val="left"/>
      <w:pPr>
        <w:ind w:left="6480" w:hanging="360"/>
      </w:pPr>
      <w:rPr>
        <w:rFonts w:ascii="Wingdings" w:hAnsi="Wingdings" w:hint="default"/>
      </w:rPr>
    </w:lvl>
  </w:abstractNum>
  <w:abstractNum w:abstractNumId="60" w15:restartNumberingAfterBreak="0">
    <w:nsid w:val="7B1064EB"/>
    <w:multiLevelType w:val="hybridMultilevel"/>
    <w:tmpl w:val="965A9992"/>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1" w15:restartNumberingAfterBreak="0">
    <w:nsid w:val="7EC20A60"/>
    <w:multiLevelType w:val="hybridMultilevel"/>
    <w:tmpl w:val="31AE4528"/>
    <w:lvl w:ilvl="0" w:tplc="A2E47066">
      <w:start w:val="1"/>
      <w:numFmt w:val="decimal"/>
      <w:lvlText w:val="%1."/>
      <w:lvlJc w:val="left"/>
      <w:pPr>
        <w:ind w:left="720" w:hanging="360"/>
      </w:pPr>
    </w:lvl>
    <w:lvl w:ilvl="1" w:tplc="81ECC08A">
      <w:start w:val="1"/>
      <w:numFmt w:val="lowerLetter"/>
      <w:lvlText w:val="%2."/>
      <w:lvlJc w:val="left"/>
      <w:pPr>
        <w:ind w:left="1440" w:hanging="360"/>
      </w:pPr>
    </w:lvl>
    <w:lvl w:ilvl="2" w:tplc="042A2370">
      <w:start w:val="1"/>
      <w:numFmt w:val="lowerRoman"/>
      <w:lvlText w:val="%3."/>
      <w:lvlJc w:val="right"/>
      <w:pPr>
        <w:ind w:left="2160" w:hanging="180"/>
      </w:pPr>
    </w:lvl>
    <w:lvl w:ilvl="3" w:tplc="D8ACE092">
      <w:start w:val="1"/>
      <w:numFmt w:val="decimal"/>
      <w:lvlText w:val="%4."/>
      <w:lvlJc w:val="left"/>
      <w:pPr>
        <w:ind w:left="2880" w:hanging="360"/>
      </w:pPr>
    </w:lvl>
    <w:lvl w:ilvl="4" w:tplc="037C11FA">
      <w:start w:val="1"/>
      <w:numFmt w:val="lowerLetter"/>
      <w:lvlText w:val="%5."/>
      <w:lvlJc w:val="left"/>
      <w:pPr>
        <w:ind w:left="3600" w:hanging="360"/>
      </w:pPr>
    </w:lvl>
    <w:lvl w:ilvl="5" w:tplc="1406746A">
      <w:start w:val="1"/>
      <w:numFmt w:val="lowerRoman"/>
      <w:lvlText w:val="%6."/>
      <w:lvlJc w:val="right"/>
      <w:pPr>
        <w:ind w:left="4320" w:hanging="180"/>
      </w:pPr>
    </w:lvl>
    <w:lvl w:ilvl="6" w:tplc="94A4EE32">
      <w:start w:val="1"/>
      <w:numFmt w:val="decimal"/>
      <w:lvlText w:val="%7."/>
      <w:lvlJc w:val="left"/>
      <w:pPr>
        <w:ind w:left="5040" w:hanging="360"/>
      </w:pPr>
    </w:lvl>
    <w:lvl w:ilvl="7" w:tplc="9DB0DDF4">
      <w:start w:val="1"/>
      <w:numFmt w:val="lowerLetter"/>
      <w:lvlText w:val="%8."/>
      <w:lvlJc w:val="left"/>
      <w:pPr>
        <w:ind w:left="5760" w:hanging="360"/>
      </w:pPr>
    </w:lvl>
    <w:lvl w:ilvl="8" w:tplc="93849B62">
      <w:start w:val="1"/>
      <w:numFmt w:val="lowerRoman"/>
      <w:lvlText w:val="%9."/>
      <w:lvlJc w:val="right"/>
      <w:pPr>
        <w:ind w:left="6480" w:hanging="180"/>
      </w:pPr>
    </w:lvl>
  </w:abstractNum>
  <w:abstractNum w:abstractNumId="62" w15:restartNumberingAfterBreak="0">
    <w:nsid w:val="7EDF0CCE"/>
    <w:multiLevelType w:val="multilevel"/>
    <w:tmpl w:val="54443F58"/>
    <w:lvl w:ilvl="0">
      <w:start w:val="1"/>
      <w:numFmt w:val="bullet"/>
      <w:lvlText w:val=""/>
      <w:lvlJc w:val="left"/>
      <w:pPr>
        <w:tabs>
          <w:tab w:val="num" w:pos="2160"/>
        </w:tabs>
        <w:ind w:left="2160" w:hanging="360"/>
      </w:pPr>
      <w:rPr>
        <w:rFonts w:ascii="Symbol" w:hAnsi="Symbol" w:hint="default"/>
        <w:color w:val="000000" w:themeColor="text1"/>
      </w:rPr>
    </w:lvl>
    <w:lvl w:ilvl="1">
      <w:start w:val="1"/>
      <w:numFmt w:val="bullet"/>
      <w:lvlText w:val="o"/>
      <w:lvlJc w:val="left"/>
      <w:pPr>
        <w:ind w:left="4500" w:hanging="360"/>
      </w:pPr>
      <w:rPr>
        <w:rFonts w:ascii="Courier New" w:hAnsi="Courier New" w:cs="Courier New" w:hint="default"/>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num w:numId="1" w16cid:durableId="2130201442">
    <w:abstractNumId w:val="31"/>
  </w:num>
  <w:num w:numId="2" w16cid:durableId="643778478">
    <w:abstractNumId w:val="54"/>
  </w:num>
  <w:num w:numId="3" w16cid:durableId="1078357760">
    <w:abstractNumId w:val="41"/>
  </w:num>
  <w:num w:numId="4" w16cid:durableId="2065177317">
    <w:abstractNumId w:val="45"/>
  </w:num>
  <w:num w:numId="5" w16cid:durableId="1552765315">
    <w:abstractNumId w:val="26"/>
  </w:num>
  <w:num w:numId="6" w16cid:durableId="882837281">
    <w:abstractNumId w:val="49"/>
  </w:num>
  <w:num w:numId="7" w16cid:durableId="801197042">
    <w:abstractNumId w:val="23"/>
  </w:num>
  <w:num w:numId="8" w16cid:durableId="701519181">
    <w:abstractNumId w:val="40"/>
  </w:num>
  <w:num w:numId="9" w16cid:durableId="160895100">
    <w:abstractNumId w:val="19"/>
  </w:num>
  <w:num w:numId="10" w16cid:durableId="2035500740">
    <w:abstractNumId w:val="53"/>
  </w:num>
  <w:num w:numId="11" w16cid:durableId="295260044">
    <w:abstractNumId w:val="30"/>
  </w:num>
  <w:num w:numId="12" w16cid:durableId="2103259438">
    <w:abstractNumId w:val="59"/>
  </w:num>
  <w:num w:numId="13" w16cid:durableId="1060250782">
    <w:abstractNumId w:val="11"/>
  </w:num>
  <w:num w:numId="14" w16cid:durableId="1609697272">
    <w:abstractNumId w:val="12"/>
  </w:num>
  <w:num w:numId="15" w16cid:durableId="2119829083">
    <w:abstractNumId w:val="51"/>
  </w:num>
  <w:num w:numId="16" w16cid:durableId="2037657292">
    <w:abstractNumId w:val="25"/>
  </w:num>
  <w:num w:numId="17" w16cid:durableId="1796829096">
    <w:abstractNumId w:val="29"/>
  </w:num>
  <w:num w:numId="18" w16cid:durableId="1618293936">
    <w:abstractNumId w:val="43"/>
  </w:num>
  <w:num w:numId="19" w16cid:durableId="1249194451">
    <w:abstractNumId w:val="44"/>
  </w:num>
  <w:num w:numId="20" w16cid:durableId="1738823966">
    <w:abstractNumId w:val="1"/>
  </w:num>
  <w:num w:numId="21" w16cid:durableId="1102604886">
    <w:abstractNumId w:val="14"/>
  </w:num>
  <w:num w:numId="22" w16cid:durableId="309597752">
    <w:abstractNumId w:val="34"/>
  </w:num>
  <w:num w:numId="23" w16cid:durableId="1191144763">
    <w:abstractNumId w:val="39"/>
    <w:lvlOverride w:ilvl="1">
      <w:lvl w:ilvl="1" w:tplc="DD70A2A4">
        <w:numFmt w:val="bullet"/>
        <w:lvlText w:val=""/>
        <w:lvlJc w:val="left"/>
        <w:pPr>
          <w:tabs>
            <w:tab w:val="num" w:pos="1440"/>
          </w:tabs>
          <w:ind w:left="1440" w:hanging="360"/>
        </w:pPr>
        <w:rPr>
          <w:rFonts w:ascii="Symbol" w:hAnsi="Symbol" w:hint="default"/>
          <w:sz w:val="20"/>
        </w:rPr>
      </w:lvl>
    </w:lvlOverride>
  </w:num>
  <w:num w:numId="24" w16cid:durableId="1166626933">
    <w:abstractNumId w:val="39"/>
    <w:lvlOverride w:ilvl="1">
      <w:lvl w:ilvl="1" w:tplc="DD70A2A4">
        <w:numFmt w:val="bullet"/>
        <w:lvlText w:val=""/>
        <w:lvlJc w:val="left"/>
        <w:pPr>
          <w:tabs>
            <w:tab w:val="num" w:pos="1440"/>
          </w:tabs>
          <w:ind w:left="1440" w:hanging="360"/>
        </w:pPr>
        <w:rPr>
          <w:rFonts w:ascii="Symbol" w:hAnsi="Symbol" w:hint="default"/>
          <w:sz w:val="20"/>
        </w:rPr>
      </w:lvl>
    </w:lvlOverride>
  </w:num>
  <w:num w:numId="25" w16cid:durableId="1867715579">
    <w:abstractNumId w:val="39"/>
    <w:lvlOverride w:ilvl="1">
      <w:lvl w:ilvl="1" w:tplc="DD70A2A4">
        <w:numFmt w:val="bullet"/>
        <w:lvlText w:val=""/>
        <w:lvlJc w:val="left"/>
        <w:pPr>
          <w:tabs>
            <w:tab w:val="num" w:pos="1440"/>
          </w:tabs>
          <w:ind w:left="1440" w:hanging="360"/>
        </w:pPr>
        <w:rPr>
          <w:rFonts w:ascii="Symbol" w:hAnsi="Symbol" w:hint="default"/>
          <w:sz w:val="20"/>
        </w:rPr>
      </w:lvl>
    </w:lvlOverride>
  </w:num>
  <w:num w:numId="26" w16cid:durableId="1240871840">
    <w:abstractNumId w:val="39"/>
    <w:lvlOverride w:ilvl="1">
      <w:lvl w:ilvl="1" w:tplc="DD70A2A4">
        <w:numFmt w:val="bullet"/>
        <w:lvlText w:val=""/>
        <w:lvlJc w:val="left"/>
        <w:pPr>
          <w:tabs>
            <w:tab w:val="num" w:pos="1440"/>
          </w:tabs>
          <w:ind w:left="1440" w:hanging="360"/>
        </w:pPr>
        <w:rPr>
          <w:rFonts w:ascii="Symbol" w:hAnsi="Symbol" w:hint="default"/>
          <w:sz w:val="20"/>
        </w:rPr>
      </w:lvl>
    </w:lvlOverride>
  </w:num>
  <w:num w:numId="27" w16cid:durableId="1268855492">
    <w:abstractNumId w:val="39"/>
    <w:lvlOverride w:ilvl="1">
      <w:lvl w:ilvl="1" w:tplc="DD70A2A4">
        <w:numFmt w:val="bullet"/>
        <w:lvlText w:val=""/>
        <w:lvlJc w:val="left"/>
        <w:pPr>
          <w:tabs>
            <w:tab w:val="num" w:pos="1440"/>
          </w:tabs>
          <w:ind w:left="1440" w:hanging="360"/>
        </w:pPr>
        <w:rPr>
          <w:rFonts w:ascii="Symbol" w:hAnsi="Symbol" w:hint="default"/>
          <w:sz w:val="20"/>
        </w:rPr>
      </w:lvl>
    </w:lvlOverride>
  </w:num>
  <w:num w:numId="28" w16cid:durableId="892697905">
    <w:abstractNumId w:val="39"/>
    <w:lvlOverride w:ilvl="1">
      <w:lvl w:ilvl="1" w:tplc="DD70A2A4">
        <w:numFmt w:val="bullet"/>
        <w:lvlText w:val=""/>
        <w:lvlJc w:val="left"/>
        <w:pPr>
          <w:tabs>
            <w:tab w:val="num" w:pos="1440"/>
          </w:tabs>
          <w:ind w:left="1440" w:hanging="360"/>
        </w:pPr>
        <w:rPr>
          <w:rFonts w:ascii="Symbol" w:hAnsi="Symbol" w:hint="default"/>
          <w:sz w:val="20"/>
        </w:rPr>
      </w:lvl>
    </w:lvlOverride>
  </w:num>
  <w:num w:numId="29" w16cid:durableId="126320546">
    <w:abstractNumId w:val="39"/>
    <w:lvlOverride w:ilvl="1">
      <w:lvl w:ilvl="1" w:tplc="DD70A2A4">
        <w:numFmt w:val="bullet"/>
        <w:lvlText w:val=""/>
        <w:lvlJc w:val="left"/>
        <w:pPr>
          <w:tabs>
            <w:tab w:val="num" w:pos="1440"/>
          </w:tabs>
          <w:ind w:left="1440" w:hanging="360"/>
        </w:pPr>
        <w:rPr>
          <w:rFonts w:ascii="Symbol" w:hAnsi="Symbol" w:hint="default"/>
          <w:sz w:val="20"/>
        </w:rPr>
      </w:lvl>
    </w:lvlOverride>
  </w:num>
  <w:num w:numId="30" w16cid:durableId="812984701">
    <w:abstractNumId w:val="39"/>
    <w:lvlOverride w:ilvl="1">
      <w:lvl w:ilvl="1" w:tplc="DD70A2A4">
        <w:numFmt w:val="bullet"/>
        <w:lvlText w:val=""/>
        <w:lvlJc w:val="left"/>
        <w:pPr>
          <w:tabs>
            <w:tab w:val="num" w:pos="1440"/>
          </w:tabs>
          <w:ind w:left="1440" w:hanging="360"/>
        </w:pPr>
        <w:rPr>
          <w:rFonts w:ascii="Symbol" w:hAnsi="Symbol" w:hint="default"/>
          <w:sz w:val="20"/>
        </w:rPr>
      </w:lvl>
    </w:lvlOverride>
  </w:num>
  <w:num w:numId="31" w16cid:durableId="1739672573">
    <w:abstractNumId w:val="39"/>
    <w:lvlOverride w:ilvl="1">
      <w:lvl w:ilvl="1" w:tplc="DD70A2A4">
        <w:numFmt w:val="bullet"/>
        <w:lvlText w:val=""/>
        <w:lvlJc w:val="left"/>
        <w:pPr>
          <w:tabs>
            <w:tab w:val="num" w:pos="1440"/>
          </w:tabs>
          <w:ind w:left="1440" w:hanging="360"/>
        </w:pPr>
        <w:rPr>
          <w:rFonts w:ascii="Symbol" w:hAnsi="Symbol" w:hint="default"/>
          <w:sz w:val="20"/>
        </w:rPr>
      </w:lvl>
    </w:lvlOverride>
  </w:num>
  <w:num w:numId="32" w16cid:durableId="2060276678">
    <w:abstractNumId w:val="39"/>
    <w:lvlOverride w:ilvl="1">
      <w:lvl w:ilvl="1" w:tplc="DD70A2A4">
        <w:numFmt w:val="bullet"/>
        <w:lvlText w:val=""/>
        <w:lvlJc w:val="left"/>
        <w:pPr>
          <w:tabs>
            <w:tab w:val="num" w:pos="1440"/>
          </w:tabs>
          <w:ind w:left="1440" w:hanging="360"/>
        </w:pPr>
        <w:rPr>
          <w:rFonts w:ascii="Symbol" w:hAnsi="Symbol" w:hint="default"/>
          <w:sz w:val="20"/>
        </w:rPr>
      </w:lvl>
    </w:lvlOverride>
  </w:num>
  <w:num w:numId="33" w16cid:durableId="75254458">
    <w:abstractNumId w:val="39"/>
    <w:lvlOverride w:ilvl="1">
      <w:lvl w:ilvl="1" w:tplc="DD70A2A4">
        <w:numFmt w:val="bullet"/>
        <w:lvlText w:val=""/>
        <w:lvlJc w:val="left"/>
        <w:pPr>
          <w:tabs>
            <w:tab w:val="num" w:pos="1440"/>
          </w:tabs>
          <w:ind w:left="1440" w:hanging="360"/>
        </w:pPr>
        <w:rPr>
          <w:rFonts w:ascii="Symbol" w:hAnsi="Symbol" w:hint="default"/>
          <w:sz w:val="20"/>
        </w:rPr>
      </w:lvl>
    </w:lvlOverride>
  </w:num>
  <w:num w:numId="34" w16cid:durableId="350376893">
    <w:abstractNumId w:val="42"/>
  </w:num>
  <w:num w:numId="35" w16cid:durableId="1046443730">
    <w:abstractNumId w:val="42"/>
    <w:lvlOverride w:ilvl="1">
      <w:lvl w:ilvl="1">
        <w:numFmt w:val="bullet"/>
        <w:lvlText w:val=""/>
        <w:lvlJc w:val="left"/>
        <w:pPr>
          <w:tabs>
            <w:tab w:val="num" w:pos="1440"/>
          </w:tabs>
          <w:ind w:left="1440" w:hanging="360"/>
        </w:pPr>
        <w:rPr>
          <w:rFonts w:ascii="Symbol" w:hAnsi="Symbol" w:hint="default"/>
          <w:sz w:val="20"/>
        </w:rPr>
      </w:lvl>
    </w:lvlOverride>
  </w:num>
  <w:num w:numId="36" w16cid:durableId="710542685">
    <w:abstractNumId w:val="42"/>
    <w:lvlOverride w:ilvl="1">
      <w:lvl w:ilvl="1">
        <w:numFmt w:val="bullet"/>
        <w:lvlText w:val=""/>
        <w:lvlJc w:val="left"/>
        <w:pPr>
          <w:tabs>
            <w:tab w:val="num" w:pos="1440"/>
          </w:tabs>
          <w:ind w:left="1440" w:hanging="360"/>
        </w:pPr>
        <w:rPr>
          <w:rFonts w:ascii="Symbol" w:hAnsi="Symbol" w:hint="default"/>
          <w:sz w:val="20"/>
        </w:rPr>
      </w:lvl>
    </w:lvlOverride>
  </w:num>
  <w:num w:numId="37" w16cid:durableId="955676005">
    <w:abstractNumId w:val="42"/>
    <w:lvlOverride w:ilvl="1">
      <w:lvl w:ilvl="1">
        <w:numFmt w:val="bullet"/>
        <w:lvlText w:val=""/>
        <w:lvlJc w:val="left"/>
        <w:pPr>
          <w:tabs>
            <w:tab w:val="num" w:pos="1440"/>
          </w:tabs>
          <w:ind w:left="1440" w:hanging="360"/>
        </w:pPr>
        <w:rPr>
          <w:rFonts w:ascii="Symbol" w:hAnsi="Symbol" w:hint="default"/>
          <w:sz w:val="20"/>
        </w:rPr>
      </w:lvl>
    </w:lvlOverride>
  </w:num>
  <w:num w:numId="38" w16cid:durableId="16196369">
    <w:abstractNumId w:val="42"/>
    <w:lvlOverride w:ilvl="1">
      <w:lvl w:ilvl="1">
        <w:numFmt w:val="bullet"/>
        <w:lvlText w:val=""/>
        <w:lvlJc w:val="left"/>
        <w:pPr>
          <w:tabs>
            <w:tab w:val="num" w:pos="1440"/>
          </w:tabs>
          <w:ind w:left="1440" w:hanging="360"/>
        </w:pPr>
        <w:rPr>
          <w:rFonts w:ascii="Symbol" w:hAnsi="Symbol" w:hint="default"/>
          <w:sz w:val="20"/>
        </w:rPr>
      </w:lvl>
    </w:lvlOverride>
  </w:num>
  <w:num w:numId="39" w16cid:durableId="74598891">
    <w:abstractNumId w:val="42"/>
    <w:lvlOverride w:ilvl="1">
      <w:lvl w:ilvl="1">
        <w:numFmt w:val="bullet"/>
        <w:lvlText w:val=""/>
        <w:lvlJc w:val="left"/>
        <w:pPr>
          <w:tabs>
            <w:tab w:val="num" w:pos="1440"/>
          </w:tabs>
          <w:ind w:left="1440" w:hanging="360"/>
        </w:pPr>
        <w:rPr>
          <w:rFonts w:ascii="Symbol" w:hAnsi="Symbol" w:hint="default"/>
          <w:sz w:val="20"/>
        </w:rPr>
      </w:lvl>
    </w:lvlOverride>
  </w:num>
  <w:num w:numId="40" w16cid:durableId="2084139536">
    <w:abstractNumId w:val="42"/>
    <w:lvlOverride w:ilvl="1">
      <w:lvl w:ilvl="1">
        <w:numFmt w:val="bullet"/>
        <w:lvlText w:val=""/>
        <w:lvlJc w:val="left"/>
        <w:pPr>
          <w:tabs>
            <w:tab w:val="num" w:pos="1440"/>
          </w:tabs>
          <w:ind w:left="1440" w:hanging="360"/>
        </w:pPr>
        <w:rPr>
          <w:rFonts w:ascii="Symbol" w:hAnsi="Symbol" w:hint="default"/>
          <w:sz w:val="20"/>
        </w:rPr>
      </w:lvl>
    </w:lvlOverride>
  </w:num>
  <w:num w:numId="41" w16cid:durableId="324404533">
    <w:abstractNumId w:val="42"/>
    <w:lvlOverride w:ilvl="1">
      <w:lvl w:ilvl="1">
        <w:numFmt w:val="bullet"/>
        <w:lvlText w:val=""/>
        <w:lvlJc w:val="left"/>
        <w:pPr>
          <w:tabs>
            <w:tab w:val="num" w:pos="1440"/>
          </w:tabs>
          <w:ind w:left="1440" w:hanging="360"/>
        </w:pPr>
        <w:rPr>
          <w:rFonts w:ascii="Symbol" w:hAnsi="Symbol" w:hint="default"/>
          <w:sz w:val="20"/>
        </w:rPr>
      </w:lvl>
    </w:lvlOverride>
  </w:num>
  <w:num w:numId="42" w16cid:durableId="1977099712">
    <w:abstractNumId w:val="42"/>
    <w:lvlOverride w:ilvl="1">
      <w:lvl w:ilvl="1">
        <w:numFmt w:val="bullet"/>
        <w:lvlText w:val=""/>
        <w:lvlJc w:val="left"/>
        <w:pPr>
          <w:tabs>
            <w:tab w:val="num" w:pos="1440"/>
          </w:tabs>
          <w:ind w:left="1440" w:hanging="360"/>
        </w:pPr>
        <w:rPr>
          <w:rFonts w:ascii="Symbol" w:hAnsi="Symbol" w:hint="default"/>
          <w:sz w:val="20"/>
        </w:rPr>
      </w:lvl>
    </w:lvlOverride>
  </w:num>
  <w:num w:numId="43" w16cid:durableId="1752198920">
    <w:abstractNumId w:val="42"/>
    <w:lvlOverride w:ilvl="1">
      <w:lvl w:ilvl="1">
        <w:numFmt w:val="bullet"/>
        <w:lvlText w:val=""/>
        <w:lvlJc w:val="left"/>
        <w:pPr>
          <w:tabs>
            <w:tab w:val="num" w:pos="1440"/>
          </w:tabs>
          <w:ind w:left="1440" w:hanging="360"/>
        </w:pPr>
        <w:rPr>
          <w:rFonts w:ascii="Symbol" w:hAnsi="Symbol" w:hint="default"/>
          <w:sz w:val="20"/>
        </w:rPr>
      </w:lvl>
    </w:lvlOverride>
  </w:num>
  <w:num w:numId="44" w16cid:durableId="1642029954">
    <w:abstractNumId w:val="42"/>
    <w:lvlOverride w:ilvl="1">
      <w:lvl w:ilvl="1">
        <w:numFmt w:val="bullet"/>
        <w:lvlText w:val=""/>
        <w:lvlJc w:val="left"/>
        <w:pPr>
          <w:tabs>
            <w:tab w:val="num" w:pos="1440"/>
          </w:tabs>
          <w:ind w:left="1440" w:hanging="360"/>
        </w:pPr>
        <w:rPr>
          <w:rFonts w:ascii="Symbol" w:hAnsi="Symbol" w:hint="default"/>
          <w:sz w:val="20"/>
        </w:rPr>
      </w:lvl>
    </w:lvlOverride>
  </w:num>
  <w:num w:numId="45" w16cid:durableId="1228689316">
    <w:abstractNumId w:val="42"/>
    <w:lvlOverride w:ilvl="1">
      <w:lvl w:ilvl="1">
        <w:numFmt w:val="bullet"/>
        <w:lvlText w:val=""/>
        <w:lvlJc w:val="left"/>
        <w:pPr>
          <w:tabs>
            <w:tab w:val="num" w:pos="1440"/>
          </w:tabs>
          <w:ind w:left="1440" w:hanging="360"/>
        </w:pPr>
        <w:rPr>
          <w:rFonts w:ascii="Symbol" w:hAnsi="Symbol" w:hint="default"/>
          <w:sz w:val="20"/>
        </w:rPr>
      </w:lvl>
    </w:lvlOverride>
  </w:num>
  <w:num w:numId="46" w16cid:durableId="259798966">
    <w:abstractNumId w:val="42"/>
    <w:lvlOverride w:ilvl="1">
      <w:lvl w:ilvl="1">
        <w:numFmt w:val="bullet"/>
        <w:lvlText w:val=""/>
        <w:lvlJc w:val="left"/>
        <w:pPr>
          <w:tabs>
            <w:tab w:val="num" w:pos="1440"/>
          </w:tabs>
          <w:ind w:left="1440" w:hanging="360"/>
        </w:pPr>
        <w:rPr>
          <w:rFonts w:ascii="Symbol" w:hAnsi="Symbol" w:hint="default"/>
          <w:sz w:val="20"/>
        </w:rPr>
      </w:lvl>
    </w:lvlOverride>
  </w:num>
  <w:num w:numId="47" w16cid:durableId="107627496">
    <w:abstractNumId w:val="42"/>
    <w:lvlOverride w:ilvl="1">
      <w:lvl w:ilvl="1">
        <w:numFmt w:val="bullet"/>
        <w:lvlText w:val=""/>
        <w:lvlJc w:val="left"/>
        <w:pPr>
          <w:tabs>
            <w:tab w:val="num" w:pos="1440"/>
          </w:tabs>
          <w:ind w:left="1440" w:hanging="360"/>
        </w:pPr>
        <w:rPr>
          <w:rFonts w:ascii="Symbol" w:hAnsi="Symbol" w:hint="default"/>
          <w:sz w:val="20"/>
        </w:rPr>
      </w:lvl>
    </w:lvlOverride>
  </w:num>
  <w:num w:numId="48" w16cid:durableId="1878739495">
    <w:abstractNumId w:val="42"/>
    <w:lvlOverride w:ilvl="1">
      <w:lvl w:ilvl="1">
        <w:numFmt w:val="bullet"/>
        <w:lvlText w:val=""/>
        <w:lvlJc w:val="left"/>
        <w:pPr>
          <w:tabs>
            <w:tab w:val="num" w:pos="1440"/>
          </w:tabs>
          <w:ind w:left="1440" w:hanging="360"/>
        </w:pPr>
        <w:rPr>
          <w:rFonts w:ascii="Symbol" w:hAnsi="Symbol" w:hint="default"/>
          <w:sz w:val="20"/>
        </w:rPr>
      </w:lvl>
    </w:lvlOverride>
  </w:num>
  <w:num w:numId="49" w16cid:durableId="2064209238">
    <w:abstractNumId w:val="42"/>
    <w:lvlOverride w:ilvl="0">
      <w:lvl w:ilvl="0">
        <w:start w:val="1"/>
        <w:numFmt w:val="decimal"/>
        <w:lvlText w:val="%1."/>
        <w:lvlJc w:val="left"/>
        <w:pPr>
          <w:tabs>
            <w:tab w:val="num" w:pos="720"/>
          </w:tabs>
          <w:ind w:left="720" w:hanging="360"/>
        </w:pPr>
        <w:rPr>
          <w:b/>
          <w:bCs/>
        </w:rPr>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50" w16cid:durableId="520247775">
    <w:abstractNumId w:val="42"/>
    <w:lvlOverride w:ilvl="1">
      <w:lvl w:ilvl="1">
        <w:numFmt w:val="bullet"/>
        <w:lvlText w:val=""/>
        <w:lvlJc w:val="left"/>
        <w:pPr>
          <w:tabs>
            <w:tab w:val="num" w:pos="1440"/>
          </w:tabs>
          <w:ind w:left="1440" w:hanging="360"/>
        </w:pPr>
        <w:rPr>
          <w:rFonts w:ascii="Symbol" w:hAnsi="Symbol" w:hint="default"/>
          <w:sz w:val="20"/>
        </w:rPr>
      </w:lvl>
    </w:lvlOverride>
  </w:num>
  <w:num w:numId="51" w16cid:durableId="1837454842">
    <w:abstractNumId w:val="42"/>
    <w:lvlOverride w:ilvl="1">
      <w:lvl w:ilvl="1">
        <w:numFmt w:val="bullet"/>
        <w:lvlText w:val=""/>
        <w:lvlJc w:val="left"/>
        <w:pPr>
          <w:tabs>
            <w:tab w:val="num" w:pos="1440"/>
          </w:tabs>
          <w:ind w:left="1440" w:hanging="360"/>
        </w:pPr>
        <w:rPr>
          <w:rFonts w:ascii="Symbol" w:hAnsi="Symbol" w:hint="default"/>
          <w:sz w:val="20"/>
        </w:rPr>
      </w:lvl>
    </w:lvlOverride>
  </w:num>
  <w:num w:numId="52" w16cid:durableId="1437022364">
    <w:abstractNumId w:val="50"/>
  </w:num>
  <w:num w:numId="53" w16cid:durableId="156728476">
    <w:abstractNumId w:val="60"/>
  </w:num>
  <w:num w:numId="54" w16cid:durableId="772020711">
    <w:abstractNumId w:val="52"/>
  </w:num>
  <w:num w:numId="55" w16cid:durableId="645469985">
    <w:abstractNumId w:val="6"/>
  </w:num>
  <w:num w:numId="56" w16cid:durableId="281113791">
    <w:abstractNumId w:val="58"/>
  </w:num>
  <w:num w:numId="57" w16cid:durableId="1702978056">
    <w:abstractNumId w:val="16"/>
  </w:num>
  <w:num w:numId="58" w16cid:durableId="1939017467">
    <w:abstractNumId w:val="61"/>
  </w:num>
  <w:num w:numId="59" w16cid:durableId="320698413">
    <w:abstractNumId w:val="0"/>
  </w:num>
  <w:num w:numId="60" w16cid:durableId="789517">
    <w:abstractNumId w:val="7"/>
  </w:num>
  <w:num w:numId="61" w16cid:durableId="430398086">
    <w:abstractNumId w:val="9"/>
  </w:num>
  <w:num w:numId="62" w16cid:durableId="939752724">
    <w:abstractNumId w:val="22"/>
  </w:num>
  <w:num w:numId="63" w16cid:durableId="1368525152">
    <w:abstractNumId w:val="33"/>
  </w:num>
  <w:num w:numId="64" w16cid:durableId="710108675">
    <w:abstractNumId w:val="47"/>
  </w:num>
  <w:num w:numId="65" w16cid:durableId="1749039754">
    <w:abstractNumId w:val="5"/>
  </w:num>
  <w:num w:numId="66" w16cid:durableId="307517970">
    <w:abstractNumId w:val="56"/>
  </w:num>
  <w:num w:numId="67" w16cid:durableId="805590257">
    <w:abstractNumId w:val="24"/>
  </w:num>
  <w:num w:numId="68" w16cid:durableId="425271240">
    <w:abstractNumId w:val="13"/>
  </w:num>
  <w:num w:numId="69" w16cid:durableId="421418495">
    <w:abstractNumId w:val="10"/>
  </w:num>
  <w:num w:numId="70" w16cid:durableId="1558517773">
    <w:abstractNumId w:val="55"/>
  </w:num>
  <w:num w:numId="71" w16cid:durableId="2106682281">
    <w:abstractNumId w:val="2"/>
  </w:num>
  <w:num w:numId="72" w16cid:durableId="781069078">
    <w:abstractNumId w:val="57"/>
  </w:num>
  <w:num w:numId="73" w16cid:durableId="1702825546">
    <w:abstractNumId w:val="32"/>
  </w:num>
  <w:num w:numId="74" w16cid:durableId="1644192407">
    <w:abstractNumId w:val="35"/>
  </w:num>
  <w:num w:numId="75" w16cid:durableId="1626085023">
    <w:abstractNumId w:val="18"/>
  </w:num>
  <w:num w:numId="76" w16cid:durableId="2009481954">
    <w:abstractNumId w:val="62"/>
  </w:num>
  <w:num w:numId="77" w16cid:durableId="1852530563">
    <w:abstractNumId w:val="20"/>
  </w:num>
  <w:num w:numId="78" w16cid:durableId="2147354234">
    <w:abstractNumId w:val="38"/>
  </w:num>
  <w:num w:numId="79" w16cid:durableId="586379088">
    <w:abstractNumId w:val="8"/>
  </w:num>
  <w:num w:numId="80" w16cid:durableId="429589824">
    <w:abstractNumId w:val="28"/>
  </w:num>
  <w:num w:numId="81" w16cid:durableId="1842817881">
    <w:abstractNumId w:val="15"/>
  </w:num>
  <w:num w:numId="82" w16cid:durableId="1671056776">
    <w:abstractNumId w:val="27"/>
  </w:num>
  <w:num w:numId="83" w16cid:durableId="1704094693">
    <w:abstractNumId w:val="36"/>
  </w:num>
  <w:num w:numId="84" w16cid:durableId="648363044">
    <w:abstractNumId w:val="4"/>
  </w:num>
  <w:num w:numId="85" w16cid:durableId="1557011329">
    <w:abstractNumId w:val="48"/>
  </w:num>
  <w:num w:numId="86" w16cid:durableId="1428767311">
    <w:abstractNumId w:val="46"/>
  </w:num>
  <w:num w:numId="87" w16cid:durableId="276572327">
    <w:abstractNumId w:val="37"/>
  </w:num>
  <w:num w:numId="88" w16cid:durableId="1055200406">
    <w:abstractNumId w:val="17"/>
  </w:num>
  <w:num w:numId="89" w16cid:durableId="484007822">
    <w:abstractNumId w:val="3"/>
  </w:num>
  <w:num w:numId="90" w16cid:durableId="950892316">
    <w:abstractNumId w:val="21"/>
  </w:num>
  <w:numIdMacAtCleanup w:val="8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cott, Tiffany">
    <w15:presenceInfo w15:providerId="AD" w15:userId="S::scott-ti@us001.itgr.net::917e2ed1-6f41-4215-945d-f648f1d85fd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363"/>
    <w:rsid w:val="00000FA5"/>
    <w:rsid w:val="0000459B"/>
    <w:rsid w:val="00005FED"/>
    <w:rsid w:val="000114F3"/>
    <w:rsid w:val="00011B0D"/>
    <w:rsid w:val="00012D0E"/>
    <w:rsid w:val="0001625D"/>
    <w:rsid w:val="00023B21"/>
    <w:rsid w:val="00024A9E"/>
    <w:rsid w:val="00025309"/>
    <w:rsid w:val="0002720C"/>
    <w:rsid w:val="0003443B"/>
    <w:rsid w:val="0003488C"/>
    <w:rsid w:val="00035512"/>
    <w:rsid w:val="0003572E"/>
    <w:rsid w:val="00036405"/>
    <w:rsid w:val="00037C96"/>
    <w:rsid w:val="00041629"/>
    <w:rsid w:val="00041BAB"/>
    <w:rsid w:val="00041F49"/>
    <w:rsid w:val="00045F3F"/>
    <w:rsid w:val="00050175"/>
    <w:rsid w:val="00051013"/>
    <w:rsid w:val="0005338F"/>
    <w:rsid w:val="00054331"/>
    <w:rsid w:val="0005457D"/>
    <w:rsid w:val="00054F13"/>
    <w:rsid w:val="000625B9"/>
    <w:rsid w:val="00062DA5"/>
    <w:rsid w:val="0006607F"/>
    <w:rsid w:val="00072051"/>
    <w:rsid w:val="00075507"/>
    <w:rsid w:val="00077755"/>
    <w:rsid w:val="000807C5"/>
    <w:rsid w:val="000813CD"/>
    <w:rsid w:val="00081F6A"/>
    <w:rsid w:val="00086587"/>
    <w:rsid w:val="00090742"/>
    <w:rsid w:val="00090E0E"/>
    <w:rsid w:val="00091BE6"/>
    <w:rsid w:val="000951F9"/>
    <w:rsid w:val="000A0DCA"/>
    <w:rsid w:val="000A2D97"/>
    <w:rsid w:val="000A6B1F"/>
    <w:rsid w:val="000A7253"/>
    <w:rsid w:val="000A7FDF"/>
    <w:rsid w:val="000B28AE"/>
    <w:rsid w:val="000B6590"/>
    <w:rsid w:val="000C0820"/>
    <w:rsid w:val="000C2026"/>
    <w:rsid w:val="000C3878"/>
    <w:rsid w:val="000C49BD"/>
    <w:rsid w:val="000C5C9D"/>
    <w:rsid w:val="000C7CD2"/>
    <w:rsid w:val="000D13E6"/>
    <w:rsid w:val="000D1F2D"/>
    <w:rsid w:val="000D623F"/>
    <w:rsid w:val="000E0239"/>
    <w:rsid w:val="000E194F"/>
    <w:rsid w:val="000E31EC"/>
    <w:rsid w:val="000E658D"/>
    <w:rsid w:val="00101878"/>
    <w:rsid w:val="001049F7"/>
    <w:rsid w:val="00106E99"/>
    <w:rsid w:val="001102A8"/>
    <w:rsid w:val="00117E81"/>
    <w:rsid w:val="00123BB4"/>
    <w:rsid w:val="00124E65"/>
    <w:rsid w:val="00133037"/>
    <w:rsid w:val="00141ABF"/>
    <w:rsid w:val="00146D94"/>
    <w:rsid w:val="001515CA"/>
    <w:rsid w:val="00152F84"/>
    <w:rsid w:val="001546D5"/>
    <w:rsid w:val="001559F4"/>
    <w:rsid w:val="00156F32"/>
    <w:rsid w:val="0016133B"/>
    <w:rsid w:val="00174E12"/>
    <w:rsid w:val="00175EED"/>
    <w:rsid w:val="001778C6"/>
    <w:rsid w:val="001804C5"/>
    <w:rsid w:val="00181CD0"/>
    <w:rsid w:val="00183802"/>
    <w:rsid w:val="00185E76"/>
    <w:rsid w:val="0019759A"/>
    <w:rsid w:val="001A1834"/>
    <w:rsid w:val="001A60B0"/>
    <w:rsid w:val="001B3162"/>
    <w:rsid w:val="001B33FD"/>
    <w:rsid w:val="001B5561"/>
    <w:rsid w:val="001B6D12"/>
    <w:rsid w:val="001B799D"/>
    <w:rsid w:val="001C2AC5"/>
    <w:rsid w:val="001C2FE4"/>
    <w:rsid w:val="001C3117"/>
    <w:rsid w:val="001C55C3"/>
    <w:rsid w:val="001D0300"/>
    <w:rsid w:val="001D0C8C"/>
    <w:rsid w:val="001D424A"/>
    <w:rsid w:val="001E0A80"/>
    <w:rsid w:val="001E1A32"/>
    <w:rsid w:val="001F1695"/>
    <w:rsid w:val="001F3CA8"/>
    <w:rsid w:val="001F3D29"/>
    <w:rsid w:val="001F6F9C"/>
    <w:rsid w:val="001F711C"/>
    <w:rsid w:val="00207A35"/>
    <w:rsid w:val="00212336"/>
    <w:rsid w:val="00220495"/>
    <w:rsid w:val="0022178D"/>
    <w:rsid w:val="00221F22"/>
    <w:rsid w:val="00224A67"/>
    <w:rsid w:val="00224F18"/>
    <w:rsid w:val="002270E0"/>
    <w:rsid w:val="00234EDD"/>
    <w:rsid w:val="00240219"/>
    <w:rsid w:val="00247D4D"/>
    <w:rsid w:val="002524A4"/>
    <w:rsid w:val="00256E0F"/>
    <w:rsid w:val="00260743"/>
    <w:rsid w:val="00276E5D"/>
    <w:rsid w:val="0028089A"/>
    <w:rsid w:val="00283313"/>
    <w:rsid w:val="00284E6D"/>
    <w:rsid w:val="00285576"/>
    <w:rsid w:val="00285D66"/>
    <w:rsid w:val="002874EB"/>
    <w:rsid w:val="002900B2"/>
    <w:rsid w:val="0029047E"/>
    <w:rsid w:val="00294322"/>
    <w:rsid w:val="002953B7"/>
    <w:rsid w:val="00296612"/>
    <w:rsid w:val="002A1D3E"/>
    <w:rsid w:val="002B163D"/>
    <w:rsid w:val="002B2C72"/>
    <w:rsid w:val="002B442A"/>
    <w:rsid w:val="002C0223"/>
    <w:rsid w:val="002C1E2C"/>
    <w:rsid w:val="002D0A57"/>
    <w:rsid w:val="002D5927"/>
    <w:rsid w:val="002E197D"/>
    <w:rsid w:val="002E2794"/>
    <w:rsid w:val="002E702A"/>
    <w:rsid w:val="002E7D30"/>
    <w:rsid w:val="002E7DDC"/>
    <w:rsid w:val="002F1B27"/>
    <w:rsid w:val="00304A2F"/>
    <w:rsid w:val="00306379"/>
    <w:rsid w:val="003126A3"/>
    <w:rsid w:val="00321B6D"/>
    <w:rsid w:val="00325A5B"/>
    <w:rsid w:val="0033005B"/>
    <w:rsid w:val="00330AA4"/>
    <w:rsid w:val="00332C8C"/>
    <w:rsid w:val="00333BE2"/>
    <w:rsid w:val="00333F26"/>
    <w:rsid w:val="00343CD2"/>
    <w:rsid w:val="00344F48"/>
    <w:rsid w:val="0034549A"/>
    <w:rsid w:val="003454F8"/>
    <w:rsid w:val="00352833"/>
    <w:rsid w:val="00355097"/>
    <w:rsid w:val="00372900"/>
    <w:rsid w:val="00375E49"/>
    <w:rsid w:val="00375E5A"/>
    <w:rsid w:val="00376326"/>
    <w:rsid w:val="00377D31"/>
    <w:rsid w:val="00380035"/>
    <w:rsid w:val="0038046D"/>
    <w:rsid w:val="00380609"/>
    <w:rsid w:val="0038686F"/>
    <w:rsid w:val="00386B4F"/>
    <w:rsid w:val="0039005B"/>
    <w:rsid w:val="00396B95"/>
    <w:rsid w:val="00397A48"/>
    <w:rsid w:val="003A0C02"/>
    <w:rsid w:val="003A1784"/>
    <w:rsid w:val="003A35BB"/>
    <w:rsid w:val="003A6498"/>
    <w:rsid w:val="003A6EE4"/>
    <w:rsid w:val="003B22E9"/>
    <w:rsid w:val="003B26E0"/>
    <w:rsid w:val="003C16BF"/>
    <w:rsid w:val="003C3867"/>
    <w:rsid w:val="003C4C40"/>
    <w:rsid w:val="003C7D1F"/>
    <w:rsid w:val="003D34AC"/>
    <w:rsid w:val="003E359F"/>
    <w:rsid w:val="003E3AC6"/>
    <w:rsid w:val="003E46FA"/>
    <w:rsid w:val="003E7443"/>
    <w:rsid w:val="003F12BD"/>
    <w:rsid w:val="00400666"/>
    <w:rsid w:val="004015A1"/>
    <w:rsid w:val="00403819"/>
    <w:rsid w:val="00404324"/>
    <w:rsid w:val="00405DD1"/>
    <w:rsid w:val="004164A2"/>
    <w:rsid w:val="00417174"/>
    <w:rsid w:val="00432146"/>
    <w:rsid w:val="004405EA"/>
    <w:rsid w:val="00444F6A"/>
    <w:rsid w:val="00446551"/>
    <w:rsid w:val="004562C2"/>
    <w:rsid w:val="004566CF"/>
    <w:rsid w:val="00463FFA"/>
    <w:rsid w:val="004646AB"/>
    <w:rsid w:val="00465613"/>
    <w:rsid w:val="00465F59"/>
    <w:rsid w:val="004725A3"/>
    <w:rsid w:val="0047324A"/>
    <w:rsid w:val="00475069"/>
    <w:rsid w:val="004827E3"/>
    <w:rsid w:val="00482F7A"/>
    <w:rsid w:val="00494C5A"/>
    <w:rsid w:val="004969DE"/>
    <w:rsid w:val="004A1E17"/>
    <w:rsid w:val="004A4B7E"/>
    <w:rsid w:val="004A593D"/>
    <w:rsid w:val="004B1870"/>
    <w:rsid w:val="004B1C2F"/>
    <w:rsid w:val="004C02A0"/>
    <w:rsid w:val="004C3F4F"/>
    <w:rsid w:val="004C4D02"/>
    <w:rsid w:val="004C57D1"/>
    <w:rsid w:val="004D1324"/>
    <w:rsid w:val="004D132F"/>
    <w:rsid w:val="004D179B"/>
    <w:rsid w:val="004E31CE"/>
    <w:rsid w:val="004E6106"/>
    <w:rsid w:val="004E68C7"/>
    <w:rsid w:val="004E7649"/>
    <w:rsid w:val="004F5095"/>
    <w:rsid w:val="00503DF5"/>
    <w:rsid w:val="00506B28"/>
    <w:rsid w:val="00507DC6"/>
    <w:rsid w:val="00510BA8"/>
    <w:rsid w:val="00510CD5"/>
    <w:rsid w:val="00511A0F"/>
    <w:rsid w:val="00512997"/>
    <w:rsid w:val="00517290"/>
    <w:rsid w:val="00517F90"/>
    <w:rsid w:val="00521456"/>
    <w:rsid w:val="00521576"/>
    <w:rsid w:val="00522464"/>
    <w:rsid w:val="00522621"/>
    <w:rsid w:val="005246F6"/>
    <w:rsid w:val="005402A7"/>
    <w:rsid w:val="005404C9"/>
    <w:rsid w:val="00540ABC"/>
    <w:rsid w:val="00541291"/>
    <w:rsid w:val="00544807"/>
    <w:rsid w:val="00560F49"/>
    <w:rsid w:val="00563A2E"/>
    <w:rsid w:val="00570197"/>
    <w:rsid w:val="0057472B"/>
    <w:rsid w:val="00574A58"/>
    <w:rsid w:val="00576639"/>
    <w:rsid w:val="00576B90"/>
    <w:rsid w:val="0058142B"/>
    <w:rsid w:val="00584AD1"/>
    <w:rsid w:val="00584FAD"/>
    <w:rsid w:val="005912E9"/>
    <w:rsid w:val="005A05FF"/>
    <w:rsid w:val="005A0DF2"/>
    <w:rsid w:val="005A2ECB"/>
    <w:rsid w:val="005A7852"/>
    <w:rsid w:val="005B1BEB"/>
    <w:rsid w:val="005C17BB"/>
    <w:rsid w:val="005C4DA4"/>
    <w:rsid w:val="005D1F98"/>
    <w:rsid w:val="005D3508"/>
    <w:rsid w:val="005E1A0F"/>
    <w:rsid w:val="005E3F24"/>
    <w:rsid w:val="005F1094"/>
    <w:rsid w:val="005F581F"/>
    <w:rsid w:val="005F7F3B"/>
    <w:rsid w:val="00601676"/>
    <w:rsid w:val="00602E01"/>
    <w:rsid w:val="00610256"/>
    <w:rsid w:val="0062361E"/>
    <w:rsid w:val="00623D4E"/>
    <w:rsid w:val="006262B1"/>
    <w:rsid w:val="00626D59"/>
    <w:rsid w:val="00642378"/>
    <w:rsid w:val="0064322F"/>
    <w:rsid w:val="00643461"/>
    <w:rsid w:val="00646C65"/>
    <w:rsid w:val="006507F4"/>
    <w:rsid w:val="00652C82"/>
    <w:rsid w:val="00653F43"/>
    <w:rsid w:val="00664A6A"/>
    <w:rsid w:val="006801C9"/>
    <w:rsid w:val="006807B8"/>
    <w:rsid w:val="00681C90"/>
    <w:rsid w:val="006862C4"/>
    <w:rsid w:val="00691AD6"/>
    <w:rsid w:val="00691C6A"/>
    <w:rsid w:val="00693D41"/>
    <w:rsid w:val="006A1224"/>
    <w:rsid w:val="006A385B"/>
    <w:rsid w:val="006B0235"/>
    <w:rsid w:val="006B3FF2"/>
    <w:rsid w:val="006C2133"/>
    <w:rsid w:val="006C2BEC"/>
    <w:rsid w:val="006C4FCB"/>
    <w:rsid w:val="006C5B56"/>
    <w:rsid w:val="006D08E0"/>
    <w:rsid w:val="006D32AF"/>
    <w:rsid w:val="006D5A76"/>
    <w:rsid w:val="006D6BFE"/>
    <w:rsid w:val="006E0A6D"/>
    <w:rsid w:val="006E2ABD"/>
    <w:rsid w:val="006E6517"/>
    <w:rsid w:val="006F2234"/>
    <w:rsid w:val="006F2EE2"/>
    <w:rsid w:val="007003CA"/>
    <w:rsid w:val="00703DAD"/>
    <w:rsid w:val="0071123C"/>
    <w:rsid w:val="00713DFE"/>
    <w:rsid w:val="00717969"/>
    <w:rsid w:val="0072258A"/>
    <w:rsid w:val="0072279D"/>
    <w:rsid w:val="00725643"/>
    <w:rsid w:val="007326EE"/>
    <w:rsid w:val="00734663"/>
    <w:rsid w:val="007453CB"/>
    <w:rsid w:val="00750A0E"/>
    <w:rsid w:val="00751ADA"/>
    <w:rsid w:val="00754276"/>
    <w:rsid w:val="00761981"/>
    <w:rsid w:val="00766542"/>
    <w:rsid w:val="00767B6F"/>
    <w:rsid w:val="00775CFB"/>
    <w:rsid w:val="00780D8F"/>
    <w:rsid w:val="007844F5"/>
    <w:rsid w:val="0078632E"/>
    <w:rsid w:val="007917B3"/>
    <w:rsid w:val="0079391E"/>
    <w:rsid w:val="007A10A1"/>
    <w:rsid w:val="007A1363"/>
    <w:rsid w:val="007A2525"/>
    <w:rsid w:val="007C49F3"/>
    <w:rsid w:val="007C556A"/>
    <w:rsid w:val="007D0285"/>
    <w:rsid w:val="007D3A99"/>
    <w:rsid w:val="007D401C"/>
    <w:rsid w:val="007D4F3F"/>
    <w:rsid w:val="007D68C8"/>
    <w:rsid w:val="007D696F"/>
    <w:rsid w:val="007E4D94"/>
    <w:rsid w:val="007E518F"/>
    <w:rsid w:val="007E63AB"/>
    <w:rsid w:val="007E6559"/>
    <w:rsid w:val="007F0402"/>
    <w:rsid w:val="007F04A1"/>
    <w:rsid w:val="007F07EA"/>
    <w:rsid w:val="007F2136"/>
    <w:rsid w:val="007F364E"/>
    <w:rsid w:val="007F3B3A"/>
    <w:rsid w:val="007F3F15"/>
    <w:rsid w:val="00805ABC"/>
    <w:rsid w:val="008078CC"/>
    <w:rsid w:val="008130D2"/>
    <w:rsid w:val="008173EE"/>
    <w:rsid w:val="008220CA"/>
    <w:rsid w:val="008232BF"/>
    <w:rsid w:val="0082517C"/>
    <w:rsid w:val="00825458"/>
    <w:rsid w:val="00825FD0"/>
    <w:rsid w:val="00827859"/>
    <w:rsid w:val="008309B0"/>
    <w:rsid w:val="008362CF"/>
    <w:rsid w:val="00836A8D"/>
    <w:rsid w:val="00836C76"/>
    <w:rsid w:val="00845122"/>
    <w:rsid w:val="00850EA7"/>
    <w:rsid w:val="008519DB"/>
    <w:rsid w:val="0086071A"/>
    <w:rsid w:val="00862E59"/>
    <w:rsid w:val="00862EA7"/>
    <w:rsid w:val="0087231B"/>
    <w:rsid w:val="008725E4"/>
    <w:rsid w:val="00875965"/>
    <w:rsid w:val="00875B29"/>
    <w:rsid w:val="00885E12"/>
    <w:rsid w:val="00891702"/>
    <w:rsid w:val="00891B8D"/>
    <w:rsid w:val="00892A0F"/>
    <w:rsid w:val="00896A74"/>
    <w:rsid w:val="00897CCD"/>
    <w:rsid w:val="008A13E2"/>
    <w:rsid w:val="008A7135"/>
    <w:rsid w:val="008B0713"/>
    <w:rsid w:val="008B27ED"/>
    <w:rsid w:val="008B28EE"/>
    <w:rsid w:val="008B6AF4"/>
    <w:rsid w:val="008B7360"/>
    <w:rsid w:val="008C1219"/>
    <w:rsid w:val="008C7341"/>
    <w:rsid w:val="008C7E2A"/>
    <w:rsid w:val="008D0650"/>
    <w:rsid w:val="008D5E51"/>
    <w:rsid w:val="008D5E68"/>
    <w:rsid w:val="008E0B2F"/>
    <w:rsid w:val="008E10EE"/>
    <w:rsid w:val="008E20F0"/>
    <w:rsid w:val="008E42C1"/>
    <w:rsid w:val="008E4567"/>
    <w:rsid w:val="008E621B"/>
    <w:rsid w:val="008E7049"/>
    <w:rsid w:val="008F0F29"/>
    <w:rsid w:val="008F12FF"/>
    <w:rsid w:val="008F36C2"/>
    <w:rsid w:val="00903363"/>
    <w:rsid w:val="009051EC"/>
    <w:rsid w:val="00906E6A"/>
    <w:rsid w:val="00907161"/>
    <w:rsid w:val="009106DC"/>
    <w:rsid w:val="009167AC"/>
    <w:rsid w:val="0092083D"/>
    <w:rsid w:val="009211E4"/>
    <w:rsid w:val="0092148F"/>
    <w:rsid w:val="009216AC"/>
    <w:rsid w:val="00925136"/>
    <w:rsid w:val="009265C1"/>
    <w:rsid w:val="00926BE3"/>
    <w:rsid w:val="00926D09"/>
    <w:rsid w:val="00933471"/>
    <w:rsid w:val="00933FA4"/>
    <w:rsid w:val="00935F5E"/>
    <w:rsid w:val="0093690F"/>
    <w:rsid w:val="00940321"/>
    <w:rsid w:val="00941964"/>
    <w:rsid w:val="00944191"/>
    <w:rsid w:val="00946709"/>
    <w:rsid w:val="0095373D"/>
    <w:rsid w:val="0095555B"/>
    <w:rsid w:val="00957338"/>
    <w:rsid w:val="00961C2C"/>
    <w:rsid w:val="00970B87"/>
    <w:rsid w:val="0097140E"/>
    <w:rsid w:val="00977BB0"/>
    <w:rsid w:val="00983333"/>
    <w:rsid w:val="00990778"/>
    <w:rsid w:val="0099133B"/>
    <w:rsid w:val="00992BA5"/>
    <w:rsid w:val="00994ABE"/>
    <w:rsid w:val="00996473"/>
    <w:rsid w:val="00996A34"/>
    <w:rsid w:val="00997E69"/>
    <w:rsid w:val="009A2996"/>
    <w:rsid w:val="009A7393"/>
    <w:rsid w:val="009B17F1"/>
    <w:rsid w:val="009B35BB"/>
    <w:rsid w:val="009B51AA"/>
    <w:rsid w:val="009C1AA5"/>
    <w:rsid w:val="009C1F08"/>
    <w:rsid w:val="009C3B6E"/>
    <w:rsid w:val="009C4383"/>
    <w:rsid w:val="009C64E8"/>
    <w:rsid w:val="009D6AEF"/>
    <w:rsid w:val="009E08DF"/>
    <w:rsid w:val="009E0975"/>
    <w:rsid w:val="009E1FB2"/>
    <w:rsid w:val="009E45DA"/>
    <w:rsid w:val="009E5766"/>
    <w:rsid w:val="009F0304"/>
    <w:rsid w:val="009F16A9"/>
    <w:rsid w:val="009F5CBC"/>
    <w:rsid w:val="009F6F0C"/>
    <w:rsid w:val="00A05035"/>
    <w:rsid w:val="00A066F0"/>
    <w:rsid w:val="00A12C4B"/>
    <w:rsid w:val="00A13C01"/>
    <w:rsid w:val="00A1654F"/>
    <w:rsid w:val="00A16B60"/>
    <w:rsid w:val="00A2728F"/>
    <w:rsid w:val="00A31A4B"/>
    <w:rsid w:val="00A31EC6"/>
    <w:rsid w:val="00A33345"/>
    <w:rsid w:val="00A33800"/>
    <w:rsid w:val="00A40014"/>
    <w:rsid w:val="00A411D1"/>
    <w:rsid w:val="00A41986"/>
    <w:rsid w:val="00A41B41"/>
    <w:rsid w:val="00A41D67"/>
    <w:rsid w:val="00A41DA6"/>
    <w:rsid w:val="00A55FF0"/>
    <w:rsid w:val="00A5669D"/>
    <w:rsid w:val="00A56A65"/>
    <w:rsid w:val="00A603F3"/>
    <w:rsid w:val="00A62D39"/>
    <w:rsid w:val="00A65696"/>
    <w:rsid w:val="00A66D18"/>
    <w:rsid w:val="00A66EBC"/>
    <w:rsid w:val="00A7607A"/>
    <w:rsid w:val="00A82F6D"/>
    <w:rsid w:val="00A86CCE"/>
    <w:rsid w:val="00A87478"/>
    <w:rsid w:val="00A874D4"/>
    <w:rsid w:val="00A9201B"/>
    <w:rsid w:val="00A92172"/>
    <w:rsid w:val="00A95272"/>
    <w:rsid w:val="00A95CE9"/>
    <w:rsid w:val="00A9710D"/>
    <w:rsid w:val="00A97524"/>
    <w:rsid w:val="00AA4FC0"/>
    <w:rsid w:val="00AB5748"/>
    <w:rsid w:val="00AB7A38"/>
    <w:rsid w:val="00AC1897"/>
    <w:rsid w:val="00AC1A42"/>
    <w:rsid w:val="00AD78DC"/>
    <w:rsid w:val="00AE4D11"/>
    <w:rsid w:val="00AE6C38"/>
    <w:rsid w:val="00AF1866"/>
    <w:rsid w:val="00AF1C62"/>
    <w:rsid w:val="00AF3879"/>
    <w:rsid w:val="00AF7403"/>
    <w:rsid w:val="00B05D59"/>
    <w:rsid w:val="00B074B7"/>
    <w:rsid w:val="00B07891"/>
    <w:rsid w:val="00B115DC"/>
    <w:rsid w:val="00B133EF"/>
    <w:rsid w:val="00B14438"/>
    <w:rsid w:val="00B22913"/>
    <w:rsid w:val="00B243DF"/>
    <w:rsid w:val="00B249B9"/>
    <w:rsid w:val="00B25C94"/>
    <w:rsid w:val="00B3192E"/>
    <w:rsid w:val="00B32D3C"/>
    <w:rsid w:val="00B3452F"/>
    <w:rsid w:val="00B348C8"/>
    <w:rsid w:val="00B34CD3"/>
    <w:rsid w:val="00B34D99"/>
    <w:rsid w:val="00B36EE7"/>
    <w:rsid w:val="00B47A2C"/>
    <w:rsid w:val="00B47D76"/>
    <w:rsid w:val="00B51915"/>
    <w:rsid w:val="00B543D6"/>
    <w:rsid w:val="00B6293B"/>
    <w:rsid w:val="00B66DC8"/>
    <w:rsid w:val="00B67C27"/>
    <w:rsid w:val="00B71C60"/>
    <w:rsid w:val="00B73ECB"/>
    <w:rsid w:val="00B754E9"/>
    <w:rsid w:val="00B84C69"/>
    <w:rsid w:val="00B9521B"/>
    <w:rsid w:val="00B97CB6"/>
    <w:rsid w:val="00BA01E1"/>
    <w:rsid w:val="00BA1341"/>
    <w:rsid w:val="00BA3AF3"/>
    <w:rsid w:val="00BA5DCA"/>
    <w:rsid w:val="00BB1FB6"/>
    <w:rsid w:val="00BB4706"/>
    <w:rsid w:val="00BB4C30"/>
    <w:rsid w:val="00BC18E1"/>
    <w:rsid w:val="00BC1F38"/>
    <w:rsid w:val="00BC2B5E"/>
    <w:rsid w:val="00BD0536"/>
    <w:rsid w:val="00BD3CF5"/>
    <w:rsid w:val="00BD46FA"/>
    <w:rsid w:val="00BD7C0C"/>
    <w:rsid w:val="00BD7E32"/>
    <w:rsid w:val="00BE42F3"/>
    <w:rsid w:val="00BF0CEE"/>
    <w:rsid w:val="00BF152F"/>
    <w:rsid w:val="00BF62A0"/>
    <w:rsid w:val="00C036D4"/>
    <w:rsid w:val="00C05006"/>
    <w:rsid w:val="00C0546E"/>
    <w:rsid w:val="00C06E06"/>
    <w:rsid w:val="00C150E5"/>
    <w:rsid w:val="00C160A6"/>
    <w:rsid w:val="00C1736E"/>
    <w:rsid w:val="00C179A0"/>
    <w:rsid w:val="00C20947"/>
    <w:rsid w:val="00C24BAC"/>
    <w:rsid w:val="00C25918"/>
    <w:rsid w:val="00C333F7"/>
    <w:rsid w:val="00C41DF4"/>
    <w:rsid w:val="00C4352E"/>
    <w:rsid w:val="00C45E48"/>
    <w:rsid w:val="00C462F8"/>
    <w:rsid w:val="00C470FD"/>
    <w:rsid w:val="00C47FD1"/>
    <w:rsid w:val="00C53055"/>
    <w:rsid w:val="00C5388B"/>
    <w:rsid w:val="00C53AC8"/>
    <w:rsid w:val="00C5408D"/>
    <w:rsid w:val="00C54E6E"/>
    <w:rsid w:val="00C61028"/>
    <w:rsid w:val="00C6437B"/>
    <w:rsid w:val="00C65BF0"/>
    <w:rsid w:val="00C7530D"/>
    <w:rsid w:val="00C755C4"/>
    <w:rsid w:val="00C81118"/>
    <w:rsid w:val="00C818EF"/>
    <w:rsid w:val="00CB0BCA"/>
    <w:rsid w:val="00CB1BE7"/>
    <w:rsid w:val="00CB498A"/>
    <w:rsid w:val="00CB52B3"/>
    <w:rsid w:val="00CB7C6B"/>
    <w:rsid w:val="00CC078B"/>
    <w:rsid w:val="00CC2D62"/>
    <w:rsid w:val="00CC64F0"/>
    <w:rsid w:val="00CD29C9"/>
    <w:rsid w:val="00CE4695"/>
    <w:rsid w:val="00CE4ABA"/>
    <w:rsid w:val="00CE52B7"/>
    <w:rsid w:val="00CE577A"/>
    <w:rsid w:val="00CE64C4"/>
    <w:rsid w:val="00CF2108"/>
    <w:rsid w:val="00CF31F4"/>
    <w:rsid w:val="00CF495C"/>
    <w:rsid w:val="00CF50F4"/>
    <w:rsid w:val="00CF7443"/>
    <w:rsid w:val="00D15D63"/>
    <w:rsid w:val="00D17E9D"/>
    <w:rsid w:val="00D20C98"/>
    <w:rsid w:val="00D23C43"/>
    <w:rsid w:val="00D24805"/>
    <w:rsid w:val="00D250FE"/>
    <w:rsid w:val="00D32067"/>
    <w:rsid w:val="00D3571A"/>
    <w:rsid w:val="00D3773A"/>
    <w:rsid w:val="00D37CD1"/>
    <w:rsid w:val="00D47EEA"/>
    <w:rsid w:val="00D50F10"/>
    <w:rsid w:val="00D513AD"/>
    <w:rsid w:val="00D5251F"/>
    <w:rsid w:val="00D57A7A"/>
    <w:rsid w:val="00D6263B"/>
    <w:rsid w:val="00D62965"/>
    <w:rsid w:val="00D71EB6"/>
    <w:rsid w:val="00D7210D"/>
    <w:rsid w:val="00D774E1"/>
    <w:rsid w:val="00D83D01"/>
    <w:rsid w:val="00DA4D98"/>
    <w:rsid w:val="00DB0689"/>
    <w:rsid w:val="00DB293D"/>
    <w:rsid w:val="00DB442A"/>
    <w:rsid w:val="00DB5332"/>
    <w:rsid w:val="00DB5680"/>
    <w:rsid w:val="00DC00A5"/>
    <w:rsid w:val="00DC00DD"/>
    <w:rsid w:val="00DC0A05"/>
    <w:rsid w:val="00DC3691"/>
    <w:rsid w:val="00DC3E7B"/>
    <w:rsid w:val="00DC69C3"/>
    <w:rsid w:val="00DD0E73"/>
    <w:rsid w:val="00DD1696"/>
    <w:rsid w:val="00DD4B4E"/>
    <w:rsid w:val="00DD5158"/>
    <w:rsid w:val="00DD5C06"/>
    <w:rsid w:val="00DE1770"/>
    <w:rsid w:val="00DE1DDF"/>
    <w:rsid w:val="00DE79F2"/>
    <w:rsid w:val="00DF016D"/>
    <w:rsid w:val="00DF105B"/>
    <w:rsid w:val="00E03E0B"/>
    <w:rsid w:val="00E040B3"/>
    <w:rsid w:val="00E11CD8"/>
    <w:rsid w:val="00E14863"/>
    <w:rsid w:val="00E167A1"/>
    <w:rsid w:val="00E17219"/>
    <w:rsid w:val="00E22BF5"/>
    <w:rsid w:val="00E26A89"/>
    <w:rsid w:val="00E33228"/>
    <w:rsid w:val="00E333CD"/>
    <w:rsid w:val="00E35D37"/>
    <w:rsid w:val="00E37AFD"/>
    <w:rsid w:val="00E37C05"/>
    <w:rsid w:val="00E40E3B"/>
    <w:rsid w:val="00E426BF"/>
    <w:rsid w:val="00E44A45"/>
    <w:rsid w:val="00E54FF2"/>
    <w:rsid w:val="00E605B5"/>
    <w:rsid w:val="00E60F1C"/>
    <w:rsid w:val="00E610EB"/>
    <w:rsid w:val="00E668D9"/>
    <w:rsid w:val="00E73D66"/>
    <w:rsid w:val="00E7571D"/>
    <w:rsid w:val="00E77589"/>
    <w:rsid w:val="00E80E80"/>
    <w:rsid w:val="00E8363F"/>
    <w:rsid w:val="00E83882"/>
    <w:rsid w:val="00E8634B"/>
    <w:rsid w:val="00E8692C"/>
    <w:rsid w:val="00E876ED"/>
    <w:rsid w:val="00E93757"/>
    <w:rsid w:val="00E93CC2"/>
    <w:rsid w:val="00EA3A9A"/>
    <w:rsid w:val="00EA7453"/>
    <w:rsid w:val="00EB55AF"/>
    <w:rsid w:val="00EB7EEC"/>
    <w:rsid w:val="00EC443E"/>
    <w:rsid w:val="00EC68DA"/>
    <w:rsid w:val="00ED2396"/>
    <w:rsid w:val="00EE2F21"/>
    <w:rsid w:val="00EF3EAF"/>
    <w:rsid w:val="00F00DF9"/>
    <w:rsid w:val="00F0799B"/>
    <w:rsid w:val="00F16371"/>
    <w:rsid w:val="00F16BB3"/>
    <w:rsid w:val="00F21FA2"/>
    <w:rsid w:val="00F2548E"/>
    <w:rsid w:val="00F25948"/>
    <w:rsid w:val="00F27183"/>
    <w:rsid w:val="00F31874"/>
    <w:rsid w:val="00F33174"/>
    <w:rsid w:val="00F34C92"/>
    <w:rsid w:val="00F40882"/>
    <w:rsid w:val="00F42955"/>
    <w:rsid w:val="00F445B4"/>
    <w:rsid w:val="00F503BC"/>
    <w:rsid w:val="00F5407C"/>
    <w:rsid w:val="00F61484"/>
    <w:rsid w:val="00F74309"/>
    <w:rsid w:val="00F776FF"/>
    <w:rsid w:val="00F80060"/>
    <w:rsid w:val="00F83002"/>
    <w:rsid w:val="00F83287"/>
    <w:rsid w:val="00FA2BF3"/>
    <w:rsid w:val="00FA3395"/>
    <w:rsid w:val="00FA3429"/>
    <w:rsid w:val="00FA56FD"/>
    <w:rsid w:val="00FA6028"/>
    <w:rsid w:val="00FB2C18"/>
    <w:rsid w:val="00FC41DD"/>
    <w:rsid w:val="00FC7011"/>
    <w:rsid w:val="00FD063D"/>
    <w:rsid w:val="00FD4F48"/>
    <w:rsid w:val="00FE27DF"/>
    <w:rsid w:val="00FE2E3E"/>
    <w:rsid w:val="00FE3ABC"/>
    <w:rsid w:val="00FF11CE"/>
    <w:rsid w:val="00FF3241"/>
    <w:rsid w:val="00FF4550"/>
    <w:rsid w:val="00FF5691"/>
    <w:rsid w:val="00FF5887"/>
    <w:rsid w:val="011D85E6"/>
    <w:rsid w:val="016A5C52"/>
    <w:rsid w:val="01DF6C3B"/>
    <w:rsid w:val="020DEF94"/>
    <w:rsid w:val="02619A61"/>
    <w:rsid w:val="02F452DF"/>
    <w:rsid w:val="035A2FB1"/>
    <w:rsid w:val="03814A9F"/>
    <w:rsid w:val="03963497"/>
    <w:rsid w:val="03ED6C37"/>
    <w:rsid w:val="045019E2"/>
    <w:rsid w:val="053B462F"/>
    <w:rsid w:val="05CAC8F9"/>
    <w:rsid w:val="06A2189D"/>
    <w:rsid w:val="06F33E68"/>
    <w:rsid w:val="07256CF7"/>
    <w:rsid w:val="072B1BA3"/>
    <w:rsid w:val="07693927"/>
    <w:rsid w:val="07986427"/>
    <w:rsid w:val="07DB6B58"/>
    <w:rsid w:val="07FE768C"/>
    <w:rsid w:val="0803201D"/>
    <w:rsid w:val="08211966"/>
    <w:rsid w:val="0853CA7E"/>
    <w:rsid w:val="0885129B"/>
    <w:rsid w:val="08C69458"/>
    <w:rsid w:val="09070148"/>
    <w:rsid w:val="096C3E2A"/>
    <w:rsid w:val="09A55FFC"/>
    <w:rsid w:val="09CB682D"/>
    <w:rsid w:val="0A3C66FB"/>
    <w:rsid w:val="0A5CB26C"/>
    <w:rsid w:val="0AEF8602"/>
    <w:rsid w:val="0B176297"/>
    <w:rsid w:val="0B35EFF2"/>
    <w:rsid w:val="0B806BF4"/>
    <w:rsid w:val="0C0D6546"/>
    <w:rsid w:val="0C4AE206"/>
    <w:rsid w:val="0C89F6E6"/>
    <w:rsid w:val="0CA99980"/>
    <w:rsid w:val="0D8830AD"/>
    <w:rsid w:val="0DA18D0F"/>
    <w:rsid w:val="0DC047DD"/>
    <w:rsid w:val="0E4407D5"/>
    <w:rsid w:val="0E5B1D46"/>
    <w:rsid w:val="0EB73F83"/>
    <w:rsid w:val="0F26DC9B"/>
    <w:rsid w:val="0F6A33EA"/>
    <w:rsid w:val="0FB7A0D5"/>
    <w:rsid w:val="1026540C"/>
    <w:rsid w:val="102EF29A"/>
    <w:rsid w:val="1034A4B5"/>
    <w:rsid w:val="103C87AD"/>
    <w:rsid w:val="107E5C72"/>
    <w:rsid w:val="107ED44F"/>
    <w:rsid w:val="10D420DC"/>
    <w:rsid w:val="1132B659"/>
    <w:rsid w:val="117F0526"/>
    <w:rsid w:val="119FE24F"/>
    <w:rsid w:val="12F7A095"/>
    <w:rsid w:val="13596346"/>
    <w:rsid w:val="1385FCA2"/>
    <w:rsid w:val="146D5D61"/>
    <w:rsid w:val="14B58F0B"/>
    <w:rsid w:val="14EDAD48"/>
    <w:rsid w:val="156972C4"/>
    <w:rsid w:val="15D121D6"/>
    <w:rsid w:val="15F9225D"/>
    <w:rsid w:val="15FB6ED4"/>
    <w:rsid w:val="15FE71A3"/>
    <w:rsid w:val="1622B9C9"/>
    <w:rsid w:val="16EC91C4"/>
    <w:rsid w:val="1710AB65"/>
    <w:rsid w:val="17674A72"/>
    <w:rsid w:val="1772A190"/>
    <w:rsid w:val="182FA52C"/>
    <w:rsid w:val="183250DA"/>
    <w:rsid w:val="18DFC6A7"/>
    <w:rsid w:val="197F3856"/>
    <w:rsid w:val="1AD9E0D1"/>
    <w:rsid w:val="1B0C4802"/>
    <w:rsid w:val="1B196C5F"/>
    <w:rsid w:val="1B24E723"/>
    <w:rsid w:val="1B7103CC"/>
    <w:rsid w:val="1BAD60DA"/>
    <w:rsid w:val="1BBDE213"/>
    <w:rsid w:val="1BD7DAD2"/>
    <w:rsid w:val="1C357BF2"/>
    <w:rsid w:val="1C5B88ED"/>
    <w:rsid w:val="1C6D6DDD"/>
    <w:rsid w:val="1C6DD2D2"/>
    <w:rsid w:val="1C83BFD7"/>
    <w:rsid w:val="1C8B7050"/>
    <w:rsid w:val="1CF193C0"/>
    <w:rsid w:val="1DB7C06B"/>
    <w:rsid w:val="1E2837A0"/>
    <w:rsid w:val="1E81DC4A"/>
    <w:rsid w:val="1F173D4B"/>
    <w:rsid w:val="1F43E1DB"/>
    <w:rsid w:val="1F9AC01C"/>
    <w:rsid w:val="1FEEC353"/>
    <w:rsid w:val="2086B8D6"/>
    <w:rsid w:val="20FDA452"/>
    <w:rsid w:val="214374B4"/>
    <w:rsid w:val="22350DDF"/>
    <w:rsid w:val="2246B5D6"/>
    <w:rsid w:val="22A5DE8B"/>
    <w:rsid w:val="23F36E53"/>
    <w:rsid w:val="246E878C"/>
    <w:rsid w:val="24CFF7C6"/>
    <w:rsid w:val="250BF453"/>
    <w:rsid w:val="2540C2C8"/>
    <w:rsid w:val="25847795"/>
    <w:rsid w:val="25ACCBFF"/>
    <w:rsid w:val="25E2CFC3"/>
    <w:rsid w:val="26932B2A"/>
    <w:rsid w:val="27F71B3C"/>
    <w:rsid w:val="280B4B84"/>
    <w:rsid w:val="2855AC75"/>
    <w:rsid w:val="28B8406D"/>
    <w:rsid w:val="29601326"/>
    <w:rsid w:val="29C7AC41"/>
    <w:rsid w:val="29EC6683"/>
    <w:rsid w:val="2A0EFE5E"/>
    <w:rsid w:val="2A61A512"/>
    <w:rsid w:val="2ACE6F9C"/>
    <w:rsid w:val="2B544056"/>
    <w:rsid w:val="2BCAFCBA"/>
    <w:rsid w:val="2BF6255E"/>
    <w:rsid w:val="2C16AC4F"/>
    <w:rsid w:val="2C2422E5"/>
    <w:rsid w:val="2C511CE5"/>
    <w:rsid w:val="2C8B2B5A"/>
    <w:rsid w:val="2C9E580A"/>
    <w:rsid w:val="2CE3E5AB"/>
    <w:rsid w:val="2D186AD9"/>
    <w:rsid w:val="2D88A7ED"/>
    <w:rsid w:val="2E118348"/>
    <w:rsid w:val="2F101F26"/>
    <w:rsid w:val="2F11E982"/>
    <w:rsid w:val="2F1C2AE5"/>
    <w:rsid w:val="2F8C3B27"/>
    <w:rsid w:val="2FD26733"/>
    <w:rsid w:val="2FD38D55"/>
    <w:rsid w:val="3005F707"/>
    <w:rsid w:val="301D9DE7"/>
    <w:rsid w:val="3057A58B"/>
    <w:rsid w:val="30732AD3"/>
    <w:rsid w:val="3086CBF3"/>
    <w:rsid w:val="309A4A7B"/>
    <w:rsid w:val="309FCA15"/>
    <w:rsid w:val="30AA2891"/>
    <w:rsid w:val="30AD6089"/>
    <w:rsid w:val="30E53734"/>
    <w:rsid w:val="31A07C16"/>
    <w:rsid w:val="320A9D2C"/>
    <w:rsid w:val="32110D7E"/>
    <w:rsid w:val="323300E4"/>
    <w:rsid w:val="32A9D5E5"/>
    <w:rsid w:val="334C42D2"/>
    <w:rsid w:val="3353FDA9"/>
    <w:rsid w:val="336AFC51"/>
    <w:rsid w:val="337E29A2"/>
    <w:rsid w:val="342B37A6"/>
    <w:rsid w:val="34B5C3C6"/>
    <w:rsid w:val="34C288E4"/>
    <w:rsid w:val="34DCEBAB"/>
    <w:rsid w:val="35706575"/>
    <w:rsid w:val="35907884"/>
    <w:rsid w:val="35E3DC82"/>
    <w:rsid w:val="3678A58C"/>
    <w:rsid w:val="3682834B"/>
    <w:rsid w:val="36830D46"/>
    <w:rsid w:val="36E95D7A"/>
    <w:rsid w:val="36EFE276"/>
    <w:rsid w:val="37BBDF66"/>
    <w:rsid w:val="37EDA17D"/>
    <w:rsid w:val="38FF6C8C"/>
    <w:rsid w:val="3928BC1A"/>
    <w:rsid w:val="39316891"/>
    <w:rsid w:val="3944848E"/>
    <w:rsid w:val="39AEAC77"/>
    <w:rsid w:val="39C997A4"/>
    <w:rsid w:val="39E42E4C"/>
    <w:rsid w:val="3A25C6BE"/>
    <w:rsid w:val="3A38C0DF"/>
    <w:rsid w:val="3A47121F"/>
    <w:rsid w:val="3B4FEB7C"/>
    <w:rsid w:val="3B57BD20"/>
    <w:rsid w:val="3B5F9135"/>
    <w:rsid w:val="3CBDC5B9"/>
    <w:rsid w:val="3D347B75"/>
    <w:rsid w:val="3D3DABD7"/>
    <w:rsid w:val="3D417AE3"/>
    <w:rsid w:val="3D836524"/>
    <w:rsid w:val="3E2A2155"/>
    <w:rsid w:val="3E6B2876"/>
    <w:rsid w:val="3E712C74"/>
    <w:rsid w:val="3E7964BD"/>
    <w:rsid w:val="3E8F60F9"/>
    <w:rsid w:val="3FB36436"/>
    <w:rsid w:val="40084C18"/>
    <w:rsid w:val="4023402F"/>
    <w:rsid w:val="40F5D180"/>
    <w:rsid w:val="40FCB86B"/>
    <w:rsid w:val="415770ED"/>
    <w:rsid w:val="41587A38"/>
    <w:rsid w:val="415E08D1"/>
    <w:rsid w:val="41E32F13"/>
    <w:rsid w:val="42B4086B"/>
    <w:rsid w:val="42BBDE20"/>
    <w:rsid w:val="4360AB52"/>
    <w:rsid w:val="439497EB"/>
    <w:rsid w:val="43BCF914"/>
    <w:rsid w:val="43D0F5A3"/>
    <w:rsid w:val="43E9E803"/>
    <w:rsid w:val="44427A68"/>
    <w:rsid w:val="45277369"/>
    <w:rsid w:val="454F73FD"/>
    <w:rsid w:val="45BAF951"/>
    <w:rsid w:val="45EF5393"/>
    <w:rsid w:val="464A88B5"/>
    <w:rsid w:val="46BE5AB8"/>
    <w:rsid w:val="4791E276"/>
    <w:rsid w:val="48261310"/>
    <w:rsid w:val="483303F6"/>
    <w:rsid w:val="4914D103"/>
    <w:rsid w:val="494D3D3C"/>
    <w:rsid w:val="4983279E"/>
    <w:rsid w:val="49F3201D"/>
    <w:rsid w:val="4A2F642D"/>
    <w:rsid w:val="4A9E438A"/>
    <w:rsid w:val="4AF7E273"/>
    <w:rsid w:val="4AFA78F7"/>
    <w:rsid w:val="4B797A98"/>
    <w:rsid w:val="4C2C4C53"/>
    <w:rsid w:val="4C31227D"/>
    <w:rsid w:val="4C4C43B8"/>
    <w:rsid w:val="4D6B0294"/>
    <w:rsid w:val="4DB1546B"/>
    <w:rsid w:val="4DC63BCB"/>
    <w:rsid w:val="4E9F870C"/>
    <w:rsid w:val="4FAAFD3E"/>
    <w:rsid w:val="51728BE8"/>
    <w:rsid w:val="51829219"/>
    <w:rsid w:val="51A7B73E"/>
    <w:rsid w:val="51E0999C"/>
    <w:rsid w:val="51F4E3BD"/>
    <w:rsid w:val="5206F1CC"/>
    <w:rsid w:val="530B8028"/>
    <w:rsid w:val="5326F336"/>
    <w:rsid w:val="535F586E"/>
    <w:rsid w:val="53BD2258"/>
    <w:rsid w:val="54FBD3BF"/>
    <w:rsid w:val="551D37BE"/>
    <w:rsid w:val="55941C88"/>
    <w:rsid w:val="567A1317"/>
    <w:rsid w:val="56B36225"/>
    <w:rsid w:val="56C65100"/>
    <w:rsid w:val="5741E0F7"/>
    <w:rsid w:val="575E70E0"/>
    <w:rsid w:val="577DA9A5"/>
    <w:rsid w:val="579A2C8A"/>
    <w:rsid w:val="57D3818D"/>
    <w:rsid w:val="582C73C5"/>
    <w:rsid w:val="588E9764"/>
    <w:rsid w:val="58B9C85A"/>
    <w:rsid w:val="58CB5DC8"/>
    <w:rsid w:val="58E387B2"/>
    <w:rsid w:val="593DA57B"/>
    <w:rsid w:val="59BB2A7A"/>
    <w:rsid w:val="59C45089"/>
    <w:rsid w:val="5A31BE50"/>
    <w:rsid w:val="5A3F3AE6"/>
    <w:rsid w:val="5ADB3536"/>
    <w:rsid w:val="5B3A5C2E"/>
    <w:rsid w:val="5B4147E8"/>
    <w:rsid w:val="5B8E5C61"/>
    <w:rsid w:val="5B9DD662"/>
    <w:rsid w:val="5BE3F716"/>
    <w:rsid w:val="5CA330D6"/>
    <w:rsid w:val="5CCB2CEB"/>
    <w:rsid w:val="5CCE7D0A"/>
    <w:rsid w:val="5CEE5283"/>
    <w:rsid w:val="5D08C762"/>
    <w:rsid w:val="5D233901"/>
    <w:rsid w:val="5EBD8BB3"/>
    <w:rsid w:val="5F4E146C"/>
    <w:rsid w:val="5FD3CF5E"/>
    <w:rsid w:val="5FD8DED1"/>
    <w:rsid w:val="5FE8B9B1"/>
    <w:rsid w:val="6008FA64"/>
    <w:rsid w:val="600EFF71"/>
    <w:rsid w:val="60F5787A"/>
    <w:rsid w:val="61058FB8"/>
    <w:rsid w:val="61DCEBFB"/>
    <w:rsid w:val="6219482D"/>
    <w:rsid w:val="6225B76A"/>
    <w:rsid w:val="625413D7"/>
    <w:rsid w:val="62FA24D6"/>
    <w:rsid w:val="647563AD"/>
    <w:rsid w:val="648C3FA2"/>
    <w:rsid w:val="64C0FC25"/>
    <w:rsid w:val="65901165"/>
    <w:rsid w:val="65D33B5C"/>
    <w:rsid w:val="6763B1C2"/>
    <w:rsid w:val="67755477"/>
    <w:rsid w:val="682A6BE6"/>
    <w:rsid w:val="68D2EA25"/>
    <w:rsid w:val="6906E8AA"/>
    <w:rsid w:val="697CD960"/>
    <w:rsid w:val="697D2387"/>
    <w:rsid w:val="6AFBE43B"/>
    <w:rsid w:val="6B4DC471"/>
    <w:rsid w:val="6BD7BE33"/>
    <w:rsid w:val="6C8A6D77"/>
    <w:rsid w:val="6CB80C6D"/>
    <w:rsid w:val="6D2C6AAA"/>
    <w:rsid w:val="6D3BF1DF"/>
    <w:rsid w:val="6D8F379C"/>
    <w:rsid w:val="6DA5C4BD"/>
    <w:rsid w:val="6DC60A35"/>
    <w:rsid w:val="6E13C281"/>
    <w:rsid w:val="6E3967D5"/>
    <w:rsid w:val="6E4BAEB3"/>
    <w:rsid w:val="6E6F1028"/>
    <w:rsid w:val="6E7E8633"/>
    <w:rsid w:val="6EB752D0"/>
    <w:rsid w:val="6F21BD8A"/>
    <w:rsid w:val="6F772D13"/>
    <w:rsid w:val="6F7B3193"/>
    <w:rsid w:val="703D7FBA"/>
    <w:rsid w:val="70609F95"/>
    <w:rsid w:val="70AD0833"/>
    <w:rsid w:val="70AD6370"/>
    <w:rsid w:val="70C0FDDC"/>
    <w:rsid w:val="70FEAAE3"/>
    <w:rsid w:val="7170468B"/>
    <w:rsid w:val="71DCF2EC"/>
    <w:rsid w:val="7227CF32"/>
    <w:rsid w:val="7236A550"/>
    <w:rsid w:val="7247E253"/>
    <w:rsid w:val="728BCABC"/>
    <w:rsid w:val="72F3F457"/>
    <w:rsid w:val="73172411"/>
    <w:rsid w:val="733ADB52"/>
    <w:rsid w:val="7346BA41"/>
    <w:rsid w:val="73A48920"/>
    <w:rsid w:val="73AE663C"/>
    <w:rsid w:val="74335383"/>
    <w:rsid w:val="74DCE7E5"/>
    <w:rsid w:val="74DFAAA5"/>
    <w:rsid w:val="750EAA8B"/>
    <w:rsid w:val="75A7B0B2"/>
    <w:rsid w:val="75AC5311"/>
    <w:rsid w:val="75B2B9F5"/>
    <w:rsid w:val="75F7FF5A"/>
    <w:rsid w:val="7730213B"/>
    <w:rsid w:val="774E6B1B"/>
    <w:rsid w:val="776DB485"/>
    <w:rsid w:val="780CB584"/>
    <w:rsid w:val="7894423B"/>
    <w:rsid w:val="79722B4D"/>
    <w:rsid w:val="79802FAF"/>
    <w:rsid w:val="79938963"/>
    <w:rsid w:val="79AFBDD9"/>
    <w:rsid w:val="79F6971D"/>
    <w:rsid w:val="7A52FE8D"/>
    <w:rsid w:val="7B12707D"/>
    <w:rsid w:val="7BC865AE"/>
    <w:rsid w:val="7C46C304"/>
    <w:rsid w:val="7C679FE7"/>
    <w:rsid w:val="7D3231DB"/>
    <w:rsid w:val="7D4303D5"/>
    <w:rsid w:val="7D4AD4C4"/>
    <w:rsid w:val="7D4F9C91"/>
    <w:rsid w:val="7D6A4F26"/>
    <w:rsid w:val="7D985428"/>
    <w:rsid w:val="7E6072F6"/>
    <w:rsid w:val="7EE2DDB4"/>
    <w:rsid w:val="7EFA88E8"/>
    <w:rsid w:val="7F6B6E12"/>
    <w:rsid w:val="7F953A61"/>
    <w:rsid w:val="7F965D28"/>
    <w:rsid w:val="7FA6B9ED"/>
    <w:rsid w:val="7FB2653C"/>
    <w:rsid w:val="7FCBDDF6"/>
    <w:rsid w:val="7FE7CA93"/>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C848A"/>
  <w15:chartTrackingRefBased/>
  <w15:docId w15:val="{C4E8A1E8-6F38-43AF-B39E-B556EC6DD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239"/>
    <w:rPr>
      <w:sz w:val="22"/>
      <w:szCs w:val="22"/>
      <w:lang w:eastAsia="en-US"/>
    </w:rPr>
  </w:style>
  <w:style w:type="paragraph" w:styleId="Heading1">
    <w:name w:val="heading 1"/>
    <w:basedOn w:val="Normal"/>
    <w:next w:val="Normal"/>
    <w:link w:val="Heading1Char"/>
    <w:uiPriority w:val="9"/>
    <w:qFormat/>
    <w:rsid w:val="00DB0689"/>
    <w:pPr>
      <w:keepNext/>
      <w:keepLines/>
      <w:spacing w:before="360"/>
      <w:outlineLvl w:val="0"/>
    </w:pPr>
    <w:rPr>
      <w:b/>
      <w:bCs/>
      <w:color w:val="535356"/>
      <w:sz w:val="28"/>
      <w:szCs w:val="28"/>
    </w:rPr>
  </w:style>
  <w:style w:type="paragraph" w:styleId="Heading2">
    <w:name w:val="heading 2"/>
    <w:basedOn w:val="Normal"/>
    <w:next w:val="Normal"/>
    <w:link w:val="Heading2Char"/>
    <w:uiPriority w:val="9"/>
    <w:unhideWhenUsed/>
    <w:qFormat/>
    <w:rsid w:val="007E63AB"/>
    <w:pPr>
      <w:keepNext/>
      <w:keepLines/>
      <w:outlineLvl w:val="1"/>
    </w:pPr>
    <w:rPr>
      <w:b/>
      <w:bCs/>
      <w:color w:val="6F6F74"/>
      <w:sz w:val="26"/>
      <w:szCs w:val="26"/>
    </w:rPr>
  </w:style>
  <w:style w:type="paragraph" w:styleId="Heading3">
    <w:name w:val="heading 3"/>
    <w:basedOn w:val="Normal"/>
    <w:next w:val="Normal"/>
    <w:link w:val="Heading3Char"/>
    <w:uiPriority w:val="9"/>
    <w:unhideWhenUsed/>
    <w:qFormat/>
    <w:rsid w:val="007E63AB"/>
    <w:pPr>
      <w:keepNext/>
      <w:keepLines/>
      <w:outlineLvl w:val="2"/>
    </w:pPr>
    <w:rPr>
      <w:b/>
      <w:bCs/>
      <w:color w:val="6F6F74"/>
    </w:rPr>
  </w:style>
  <w:style w:type="paragraph" w:styleId="Heading4">
    <w:name w:val="heading 4"/>
    <w:basedOn w:val="Normal"/>
    <w:next w:val="Normal"/>
    <w:link w:val="Heading4Char"/>
    <w:uiPriority w:val="9"/>
    <w:unhideWhenUsed/>
    <w:qFormat/>
    <w:rsid w:val="007E63AB"/>
    <w:pPr>
      <w:keepNext/>
      <w:keepLines/>
      <w:outlineLvl w:val="3"/>
    </w:pPr>
    <w:rPr>
      <w:b/>
      <w:bCs/>
      <w:i/>
      <w:iCs/>
      <w:color w:val="6F6F74"/>
    </w:rPr>
  </w:style>
  <w:style w:type="paragraph" w:styleId="Heading5">
    <w:name w:val="heading 5"/>
    <w:basedOn w:val="Normal"/>
    <w:next w:val="Normal"/>
    <w:link w:val="Heading5Char"/>
    <w:uiPriority w:val="9"/>
    <w:unhideWhenUsed/>
    <w:qFormat/>
    <w:rsid w:val="007E63AB"/>
    <w:pPr>
      <w:keepNext/>
      <w:keepLines/>
      <w:outlineLvl w:val="4"/>
    </w:pPr>
    <w:rPr>
      <w:color w:val="373739"/>
    </w:rPr>
  </w:style>
  <w:style w:type="paragraph" w:styleId="Heading6">
    <w:name w:val="heading 6"/>
    <w:basedOn w:val="Normal"/>
    <w:next w:val="Normal"/>
    <w:link w:val="Heading6Char"/>
    <w:uiPriority w:val="9"/>
    <w:unhideWhenUsed/>
    <w:qFormat/>
    <w:rsid w:val="007E63AB"/>
    <w:pPr>
      <w:keepNext/>
      <w:keepLines/>
      <w:outlineLvl w:val="5"/>
    </w:pPr>
    <w:rPr>
      <w:i/>
      <w:iCs/>
      <w:color w:val="373739"/>
    </w:rPr>
  </w:style>
  <w:style w:type="paragraph" w:styleId="Heading7">
    <w:name w:val="heading 7"/>
    <w:basedOn w:val="Normal"/>
    <w:next w:val="Normal"/>
    <w:link w:val="Heading7Char"/>
    <w:uiPriority w:val="9"/>
    <w:semiHidden/>
    <w:unhideWhenUsed/>
    <w:qFormat/>
    <w:rsid w:val="007E63AB"/>
    <w:pPr>
      <w:keepNext/>
      <w:keepLines/>
      <w:outlineLvl w:val="6"/>
    </w:pPr>
    <w:rPr>
      <w:i/>
      <w:iCs/>
      <w:color w:val="404040"/>
    </w:rPr>
  </w:style>
  <w:style w:type="paragraph" w:styleId="Heading8">
    <w:name w:val="heading 8"/>
    <w:basedOn w:val="Normal"/>
    <w:next w:val="Normal"/>
    <w:link w:val="Heading8Char"/>
    <w:uiPriority w:val="9"/>
    <w:semiHidden/>
    <w:unhideWhenUsed/>
    <w:qFormat/>
    <w:rsid w:val="007E63AB"/>
    <w:pPr>
      <w:keepNext/>
      <w:keepLines/>
      <w:spacing w:before="200"/>
      <w:outlineLvl w:val="7"/>
    </w:pPr>
    <w:rPr>
      <w:color w:val="6F6F74"/>
      <w:sz w:val="20"/>
      <w:szCs w:val="20"/>
    </w:rPr>
  </w:style>
  <w:style w:type="paragraph" w:styleId="Heading9">
    <w:name w:val="heading 9"/>
    <w:basedOn w:val="Normal"/>
    <w:next w:val="Normal"/>
    <w:link w:val="Heading9Char"/>
    <w:uiPriority w:val="9"/>
    <w:semiHidden/>
    <w:unhideWhenUsed/>
    <w:qFormat/>
    <w:rsid w:val="007E63AB"/>
    <w:pPr>
      <w:keepNext/>
      <w:keepLines/>
      <w:spacing w:before="200"/>
      <w:outlineLvl w:val="8"/>
    </w:pPr>
    <w:rPr>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B0689"/>
    <w:rPr>
      <w:b/>
      <w:bCs/>
      <w:color w:val="535356"/>
      <w:sz w:val="28"/>
      <w:szCs w:val="28"/>
      <w:lang w:eastAsia="en-US"/>
    </w:rPr>
  </w:style>
  <w:style w:type="character" w:customStyle="1" w:styleId="Heading2Char">
    <w:name w:val="Heading 2 Char"/>
    <w:link w:val="Heading2"/>
    <w:uiPriority w:val="9"/>
    <w:rsid w:val="007E63AB"/>
    <w:rPr>
      <w:rFonts w:ascii="Calibri" w:eastAsia="Times New Roman" w:hAnsi="Calibri" w:cs="Times New Roman"/>
      <w:b/>
      <w:bCs/>
      <w:color w:val="6F6F74"/>
      <w:sz w:val="26"/>
      <w:szCs w:val="26"/>
    </w:rPr>
  </w:style>
  <w:style w:type="character" w:customStyle="1" w:styleId="Heading3Char">
    <w:name w:val="Heading 3 Char"/>
    <w:link w:val="Heading3"/>
    <w:uiPriority w:val="9"/>
    <w:rsid w:val="007E63AB"/>
    <w:rPr>
      <w:rFonts w:ascii="Calibri" w:eastAsia="Times New Roman" w:hAnsi="Calibri" w:cs="Times New Roman"/>
      <w:b/>
      <w:bCs/>
      <w:color w:val="6F6F74"/>
    </w:rPr>
  </w:style>
  <w:style w:type="character" w:customStyle="1" w:styleId="Heading4Char">
    <w:name w:val="Heading 4 Char"/>
    <w:link w:val="Heading4"/>
    <w:uiPriority w:val="9"/>
    <w:rsid w:val="007E63AB"/>
    <w:rPr>
      <w:rFonts w:ascii="Calibri" w:eastAsia="Times New Roman" w:hAnsi="Calibri" w:cs="Times New Roman"/>
      <w:b/>
      <w:bCs/>
      <w:i/>
      <w:iCs/>
      <w:color w:val="6F6F74"/>
    </w:rPr>
  </w:style>
  <w:style w:type="character" w:customStyle="1" w:styleId="Heading5Char">
    <w:name w:val="Heading 5 Char"/>
    <w:link w:val="Heading5"/>
    <w:uiPriority w:val="9"/>
    <w:rsid w:val="007E63AB"/>
    <w:rPr>
      <w:rFonts w:ascii="Calibri" w:eastAsia="Times New Roman" w:hAnsi="Calibri" w:cs="Times New Roman"/>
      <w:color w:val="373739"/>
    </w:rPr>
  </w:style>
  <w:style w:type="character" w:customStyle="1" w:styleId="Heading6Char">
    <w:name w:val="Heading 6 Char"/>
    <w:link w:val="Heading6"/>
    <w:uiPriority w:val="9"/>
    <w:rsid w:val="007E63AB"/>
    <w:rPr>
      <w:rFonts w:ascii="Calibri" w:eastAsia="Times New Roman" w:hAnsi="Calibri" w:cs="Times New Roman"/>
      <w:i/>
      <w:iCs/>
      <w:color w:val="373739"/>
    </w:rPr>
  </w:style>
  <w:style w:type="character" w:customStyle="1" w:styleId="Heading7Char">
    <w:name w:val="Heading 7 Char"/>
    <w:link w:val="Heading7"/>
    <w:uiPriority w:val="9"/>
    <w:semiHidden/>
    <w:rsid w:val="007E63AB"/>
    <w:rPr>
      <w:rFonts w:ascii="Calibri" w:eastAsia="Times New Roman" w:hAnsi="Calibri" w:cs="Times New Roman"/>
      <w:i/>
      <w:iCs/>
      <w:color w:val="404040"/>
    </w:rPr>
  </w:style>
  <w:style w:type="character" w:customStyle="1" w:styleId="Heading8Char">
    <w:name w:val="Heading 8 Char"/>
    <w:link w:val="Heading8"/>
    <w:uiPriority w:val="9"/>
    <w:semiHidden/>
    <w:rsid w:val="007E63AB"/>
    <w:rPr>
      <w:rFonts w:ascii="Calibri" w:eastAsia="Times New Roman" w:hAnsi="Calibri" w:cs="Times New Roman"/>
      <w:color w:val="6F6F74"/>
      <w:sz w:val="20"/>
      <w:szCs w:val="20"/>
    </w:rPr>
  </w:style>
  <w:style w:type="character" w:customStyle="1" w:styleId="Heading9Char">
    <w:name w:val="Heading 9 Char"/>
    <w:link w:val="Heading9"/>
    <w:uiPriority w:val="9"/>
    <w:semiHidden/>
    <w:rsid w:val="007E63AB"/>
    <w:rPr>
      <w:rFonts w:ascii="Calibri" w:eastAsia="Times New Roman" w:hAnsi="Calibri" w:cs="Times New Roman"/>
      <w:i/>
      <w:iCs/>
      <w:color w:val="404040"/>
      <w:sz w:val="20"/>
      <w:szCs w:val="20"/>
    </w:rPr>
  </w:style>
  <w:style w:type="paragraph" w:styleId="Caption">
    <w:name w:val="caption"/>
    <w:basedOn w:val="Normal"/>
    <w:next w:val="Normal"/>
    <w:uiPriority w:val="35"/>
    <w:unhideWhenUsed/>
    <w:qFormat/>
    <w:rsid w:val="007E63AB"/>
    <w:rPr>
      <w:b/>
      <w:bCs/>
      <w:color w:val="6F6F74"/>
      <w:sz w:val="18"/>
      <w:szCs w:val="18"/>
    </w:rPr>
  </w:style>
  <w:style w:type="paragraph" w:styleId="Title">
    <w:name w:val="Title"/>
    <w:basedOn w:val="Normal"/>
    <w:next w:val="Normal"/>
    <w:link w:val="TitleChar"/>
    <w:uiPriority w:val="10"/>
    <w:qFormat/>
    <w:rsid w:val="00767B6F"/>
    <w:pPr>
      <w:pBdr>
        <w:bottom w:val="single" w:sz="8" w:space="4" w:color="6F6F74"/>
      </w:pBdr>
      <w:spacing w:after="300"/>
      <w:contextualSpacing/>
    </w:pPr>
    <w:rPr>
      <w:color w:val="343437"/>
      <w:spacing w:val="5"/>
      <w:kern w:val="28"/>
      <w:sz w:val="36"/>
      <w:szCs w:val="52"/>
    </w:rPr>
  </w:style>
  <w:style w:type="character" w:customStyle="1" w:styleId="TitleChar">
    <w:name w:val="Title Char"/>
    <w:link w:val="Title"/>
    <w:uiPriority w:val="10"/>
    <w:rsid w:val="00767B6F"/>
    <w:rPr>
      <w:color w:val="343437"/>
      <w:spacing w:val="5"/>
      <w:kern w:val="28"/>
      <w:sz w:val="36"/>
      <w:szCs w:val="52"/>
      <w:lang w:eastAsia="en-US"/>
    </w:rPr>
  </w:style>
  <w:style w:type="paragraph" w:styleId="Subtitle">
    <w:name w:val="Subtitle"/>
    <w:basedOn w:val="Normal"/>
    <w:next w:val="Normal"/>
    <w:link w:val="SubtitleChar"/>
    <w:uiPriority w:val="11"/>
    <w:qFormat/>
    <w:rsid w:val="007E63AB"/>
    <w:pPr>
      <w:numPr>
        <w:ilvl w:val="1"/>
      </w:numPr>
    </w:pPr>
    <w:rPr>
      <w:i/>
      <w:iCs/>
      <w:color w:val="6F6F74"/>
      <w:spacing w:val="15"/>
      <w:sz w:val="24"/>
      <w:szCs w:val="24"/>
    </w:rPr>
  </w:style>
  <w:style w:type="character" w:customStyle="1" w:styleId="SubtitleChar">
    <w:name w:val="Subtitle Char"/>
    <w:link w:val="Subtitle"/>
    <w:uiPriority w:val="11"/>
    <w:rsid w:val="007E63AB"/>
    <w:rPr>
      <w:rFonts w:ascii="Calibri" w:eastAsia="Times New Roman" w:hAnsi="Calibri" w:cs="Times New Roman"/>
      <w:i/>
      <w:iCs/>
      <w:color w:val="6F6F74"/>
      <w:spacing w:val="15"/>
      <w:sz w:val="24"/>
      <w:szCs w:val="24"/>
    </w:rPr>
  </w:style>
  <w:style w:type="character" w:styleId="Strong">
    <w:name w:val="Strong"/>
    <w:uiPriority w:val="22"/>
    <w:qFormat/>
    <w:rsid w:val="007E63AB"/>
    <w:rPr>
      <w:b/>
      <w:bCs/>
    </w:rPr>
  </w:style>
  <w:style w:type="character" w:styleId="Emphasis">
    <w:name w:val="Emphasis"/>
    <w:uiPriority w:val="20"/>
    <w:qFormat/>
    <w:rsid w:val="007E63AB"/>
    <w:rPr>
      <w:i/>
      <w:iCs/>
    </w:rPr>
  </w:style>
  <w:style w:type="paragraph" w:styleId="NoSpacing">
    <w:name w:val="No Spacing"/>
    <w:uiPriority w:val="1"/>
    <w:qFormat/>
    <w:rsid w:val="007E63AB"/>
    <w:rPr>
      <w:sz w:val="22"/>
      <w:szCs w:val="22"/>
      <w:lang w:eastAsia="en-US"/>
    </w:rPr>
  </w:style>
  <w:style w:type="paragraph" w:styleId="ListParagraph">
    <w:name w:val="List Paragraph"/>
    <w:basedOn w:val="Normal"/>
    <w:uiPriority w:val="34"/>
    <w:qFormat/>
    <w:rsid w:val="00090E0E"/>
    <w:pPr>
      <w:spacing w:after="120"/>
      <w:ind w:left="720"/>
      <w:contextualSpacing/>
    </w:pPr>
  </w:style>
  <w:style w:type="paragraph" w:styleId="Quote">
    <w:name w:val="Quote"/>
    <w:basedOn w:val="Normal"/>
    <w:next w:val="Normal"/>
    <w:link w:val="QuoteChar"/>
    <w:uiPriority w:val="29"/>
    <w:qFormat/>
    <w:rsid w:val="007E63AB"/>
    <w:rPr>
      <w:i/>
      <w:iCs/>
      <w:color w:val="000000"/>
    </w:rPr>
  </w:style>
  <w:style w:type="character" w:customStyle="1" w:styleId="QuoteChar">
    <w:name w:val="Quote Char"/>
    <w:link w:val="Quote"/>
    <w:uiPriority w:val="29"/>
    <w:rsid w:val="007E63AB"/>
    <w:rPr>
      <w:i/>
      <w:iCs/>
      <w:color w:val="000000"/>
    </w:rPr>
  </w:style>
  <w:style w:type="paragraph" w:styleId="IntenseQuote">
    <w:name w:val="Intense Quote"/>
    <w:basedOn w:val="Normal"/>
    <w:next w:val="Normal"/>
    <w:link w:val="IntenseQuoteChar"/>
    <w:uiPriority w:val="30"/>
    <w:qFormat/>
    <w:rsid w:val="007E63AB"/>
    <w:pPr>
      <w:pBdr>
        <w:bottom w:val="single" w:sz="4" w:space="4" w:color="6F6F74"/>
      </w:pBdr>
      <w:spacing w:before="200" w:after="280"/>
      <w:ind w:left="936" w:right="936"/>
    </w:pPr>
    <w:rPr>
      <w:b/>
      <w:bCs/>
      <w:i/>
      <w:iCs/>
      <w:color w:val="6F6F74"/>
    </w:rPr>
  </w:style>
  <w:style w:type="character" w:customStyle="1" w:styleId="IntenseQuoteChar">
    <w:name w:val="Intense Quote Char"/>
    <w:link w:val="IntenseQuote"/>
    <w:uiPriority w:val="30"/>
    <w:rsid w:val="007E63AB"/>
    <w:rPr>
      <w:b/>
      <w:bCs/>
      <w:i/>
      <w:iCs/>
      <w:color w:val="6F6F74"/>
    </w:rPr>
  </w:style>
  <w:style w:type="character" w:styleId="SubtleEmphasis">
    <w:name w:val="Subtle Emphasis"/>
    <w:uiPriority w:val="19"/>
    <w:qFormat/>
    <w:rsid w:val="007E63AB"/>
    <w:rPr>
      <w:i/>
      <w:iCs/>
      <w:color w:val="808080"/>
    </w:rPr>
  </w:style>
  <w:style w:type="character" w:styleId="IntenseEmphasis">
    <w:name w:val="Intense Emphasis"/>
    <w:uiPriority w:val="21"/>
    <w:qFormat/>
    <w:rsid w:val="007E63AB"/>
    <w:rPr>
      <w:b/>
      <w:bCs/>
      <w:i/>
      <w:iCs/>
      <w:color w:val="6F6F74"/>
    </w:rPr>
  </w:style>
  <w:style w:type="character" w:styleId="SubtleReference">
    <w:name w:val="Subtle Reference"/>
    <w:uiPriority w:val="31"/>
    <w:qFormat/>
    <w:rsid w:val="007E63AB"/>
    <w:rPr>
      <w:smallCaps/>
      <w:color w:val="A7B789"/>
      <w:u w:val="single"/>
    </w:rPr>
  </w:style>
  <w:style w:type="character" w:styleId="IntenseReference">
    <w:name w:val="Intense Reference"/>
    <w:uiPriority w:val="32"/>
    <w:qFormat/>
    <w:rsid w:val="007E63AB"/>
    <w:rPr>
      <w:b/>
      <w:bCs/>
      <w:smallCaps/>
      <w:color w:val="A7B789"/>
      <w:spacing w:val="5"/>
      <w:u w:val="single"/>
    </w:rPr>
  </w:style>
  <w:style w:type="character" w:styleId="BookTitle">
    <w:name w:val="Book Title"/>
    <w:uiPriority w:val="33"/>
    <w:qFormat/>
    <w:rsid w:val="007E63AB"/>
    <w:rPr>
      <w:b/>
      <w:bCs/>
      <w:smallCaps/>
      <w:spacing w:val="5"/>
    </w:rPr>
  </w:style>
  <w:style w:type="paragraph" w:styleId="TOCHeading">
    <w:name w:val="TOC Heading"/>
    <w:basedOn w:val="Heading1"/>
    <w:next w:val="Normal"/>
    <w:uiPriority w:val="39"/>
    <w:unhideWhenUsed/>
    <w:qFormat/>
    <w:rsid w:val="007E63AB"/>
    <w:pPr>
      <w:outlineLvl w:val="9"/>
    </w:pPr>
  </w:style>
  <w:style w:type="table" w:styleId="TableGrid">
    <w:name w:val="Table Grid"/>
    <w:basedOn w:val="TableNormal"/>
    <w:uiPriority w:val="59"/>
    <w:rsid w:val="00A13C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5DCA"/>
    <w:pPr>
      <w:tabs>
        <w:tab w:val="center" w:pos="4680"/>
        <w:tab w:val="right" w:pos="9360"/>
      </w:tabs>
    </w:pPr>
  </w:style>
  <w:style w:type="character" w:customStyle="1" w:styleId="HeaderChar">
    <w:name w:val="Header Char"/>
    <w:basedOn w:val="DefaultParagraphFont"/>
    <w:link w:val="Header"/>
    <w:uiPriority w:val="99"/>
    <w:rsid w:val="00BA5DCA"/>
  </w:style>
  <w:style w:type="paragraph" w:styleId="Footer">
    <w:name w:val="footer"/>
    <w:basedOn w:val="Normal"/>
    <w:link w:val="FooterChar"/>
    <w:uiPriority w:val="99"/>
    <w:unhideWhenUsed/>
    <w:rsid w:val="00BA5DCA"/>
    <w:pPr>
      <w:tabs>
        <w:tab w:val="center" w:pos="4680"/>
        <w:tab w:val="right" w:pos="9360"/>
      </w:tabs>
    </w:pPr>
  </w:style>
  <w:style w:type="character" w:customStyle="1" w:styleId="FooterChar">
    <w:name w:val="Footer Char"/>
    <w:basedOn w:val="DefaultParagraphFont"/>
    <w:link w:val="Footer"/>
    <w:uiPriority w:val="99"/>
    <w:rsid w:val="00BA5DCA"/>
  </w:style>
  <w:style w:type="paragraph" w:styleId="BalloonText">
    <w:name w:val="Balloon Text"/>
    <w:basedOn w:val="Normal"/>
    <w:link w:val="BalloonTextChar"/>
    <w:uiPriority w:val="99"/>
    <w:semiHidden/>
    <w:unhideWhenUsed/>
    <w:rsid w:val="009C64E8"/>
    <w:rPr>
      <w:rFonts w:ascii="Tahoma" w:hAnsi="Tahoma" w:cs="Tahoma"/>
      <w:sz w:val="16"/>
      <w:szCs w:val="16"/>
    </w:rPr>
  </w:style>
  <w:style w:type="character" w:customStyle="1" w:styleId="BalloonTextChar">
    <w:name w:val="Balloon Text Char"/>
    <w:link w:val="BalloonText"/>
    <w:uiPriority w:val="99"/>
    <w:semiHidden/>
    <w:rsid w:val="009C64E8"/>
    <w:rPr>
      <w:rFonts w:ascii="Tahoma" w:hAnsi="Tahoma" w:cs="Tahoma"/>
      <w:sz w:val="16"/>
      <w:szCs w:val="16"/>
    </w:rPr>
  </w:style>
  <w:style w:type="character" w:styleId="Hyperlink">
    <w:name w:val="Hyperlink"/>
    <w:uiPriority w:val="99"/>
    <w:unhideWhenUsed/>
    <w:rsid w:val="00CF7443"/>
    <w:rPr>
      <w:color w:val="467886"/>
      <w:u w:val="single"/>
    </w:rPr>
  </w:style>
  <w:style w:type="character" w:styleId="UnresolvedMention">
    <w:name w:val="Unresolved Mention"/>
    <w:uiPriority w:val="99"/>
    <w:semiHidden/>
    <w:unhideWhenUsed/>
    <w:rsid w:val="00CF7443"/>
    <w:rPr>
      <w:color w:val="605E5C"/>
      <w:shd w:val="clear" w:color="auto" w:fill="E1DFDD"/>
    </w:rPr>
  </w:style>
  <w:style w:type="paragraph" w:styleId="NormalWeb">
    <w:name w:val="Normal (Web)"/>
    <w:basedOn w:val="Normal"/>
    <w:uiPriority w:val="99"/>
    <w:semiHidden/>
    <w:unhideWhenUsed/>
    <w:rsid w:val="00B25C94"/>
    <w:rPr>
      <w:rFonts w:ascii="Times New Roman" w:hAnsi="Times New Roman"/>
      <w:sz w:val="24"/>
      <w:szCs w:val="24"/>
    </w:rPr>
  </w:style>
  <w:style w:type="character" w:styleId="CommentReference">
    <w:name w:val="annotation reference"/>
    <w:uiPriority w:val="99"/>
    <w:semiHidden/>
    <w:unhideWhenUsed/>
    <w:rsid w:val="00BC2B5E"/>
    <w:rPr>
      <w:sz w:val="16"/>
      <w:szCs w:val="16"/>
    </w:rPr>
  </w:style>
  <w:style w:type="paragraph" w:styleId="CommentText">
    <w:name w:val="annotation text"/>
    <w:basedOn w:val="Normal"/>
    <w:link w:val="CommentTextChar"/>
    <w:uiPriority w:val="99"/>
    <w:unhideWhenUsed/>
    <w:rsid w:val="00BC2B5E"/>
    <w:rPr>
      <w:sz w:val="20"/>
      <w:szCs w:val="20"/>
    </w:rPr>
  </w:style>
  <w:style w:type="character" w:customStyle="1" w:styleId="CommentTextChar">
    <w:name w:val="Comment Text Char"/>
    <w:basedOn w:val="DefaultParagraphFont"/>
    <w:link w:val="CommentText"/>
    <w:uiPriority w:val="99"/>
    <w:rsid w:val="00BC2B5E"/>
  </w:style>
  <w:style w:type="paragraph" w:styleId="CommentSubject">
    <w:name w:val="annotation subject"/>
    <w:basedOn w:val="CommentText"/>
    <w:next w:val="CommentText"/>
    <w:link w:val="CommentSubjectChar"/>
    <w:uiPriority w:val="99"/>
    <w:semiHidden/>
    <w:unhideWhenUsed/>
    <w:rsid w:val="00BC2B5E"/>
    <w:rPr>
      <w:b/>
      <w:bCs/>
    </w:rPr>
  </w:style>
  <w:style w:type="character" w:customStyle="1" w:styleId="CommentSubjectChar">
    <w:name w:val="Comment Subject Char"/>
    <w:link w:val="CommentSubject"/>
    <w:uiPriority w:val="99"/>
    <w:semiHidden/>
    <w:rsid w:val="00BC2B5E"/>
    <w:rPr>
      <w:b/>
      <w:bCs/>
    </w:rPr>
  </w:style>
  <w:style w:type="paragraph" w:styleId="Revision">
    <w:name w:val="Revision"/>
    <w:hidden/>
    <w:uiPriority w:val="99"/>
    <w:semiHidden/>
    <w:rsid w:val="00D37CD1"/>
    <w:rPr>
      <w:sz w:val="22"/>
      <w:szCs w:val="22"/>
      <w:lang w:eastAsia="en-US"/>
    </w:rPr>
  </w:style>
  <w:style w:type="character" w:styleId="FollowedHyperlink">
    <w:name w:val="FollowedHyperlink"/>
    <w:basedOn w:val="DefaultParagraphFont"/>
    <w:uiPriority w:val="99"/>
    <w:semiHidden/>
    <w:unhideWhenUsed/>
    <w:rsid w:val="000C0820"/>
    <w:rPr>
      <w:color w:val="954F72" w:themeColor="followedHyperlink"/>
      <w:u w:val="single"/>
    </w:rPr>
  </w:style>
  <w:style w:type="paragraph" w:styleId="TOC1">
    <w:name w:val="toc 1"/>
    <w:basedOn w:val="Normal"/>
    <w:next w:val="Normal"/>
    <w:autoRedefine/>
    <w:uiPriority w:val="39"/>
    <w:unhideWhenUsed/>
    <w:rsid w:val="00E7571D"/>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E7571D"/>
    <w:pPr>
      <w:ind w:left="220"/>
    </w:pPr>
    <w:rPr>
      <w:rFonts w:asciiTheme="minorHAnsi" w:hAnsiTheme="minorHAnsi" w:cstheme="minorHAnsi"/>
      <w:smallCaps/>
      <w:sz w:val="20"/>
      <w:szCs w:val="20"/>
    </w:rPr>
  </w:style>
  <w:style w:type="paragraph" w:styleId="TOC3">
    <w:name w:val="toc 3"/>
    <w:basedOn w:val="Normal"/>
    <w:next w:val="Normal"/>
    <w:autoRedefine/>
    <w:uiPriority w:val="39"/>
    <w:unhideWhenUsed/>
    <w:rsid w:val="00E7571D"/>
    <w:pPr>
      <w:ind w:left="440"/>
    </w:pPr>
    <w:rPr>
      <w:rFonts w:asciiTheme="minorHAnsi" w:hAnsiTheme="minorHAnsi" w:cstheme="minorHAnsi"/>
      <w:i/>
      <w:iCs/>
      <w:sz w:val="20"/>
      <w:szCs w:val="20"/>
    </w:rPr>
  </w:style>
  <w:style w:type="paragraph" w:styleId="TOC4">
    <w:name w:val="toc 4"/>
    <w:basedOn w:val="Normal"/>
    <w:next w:val="Normal"/>
    <w:autoRedefine/>
    <w:uiPriority w:val="39"/>
    <w:unhideWhenUsed/>
    <w:rsid w:val="00E7571D"/>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E7571D"/>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E7571D"/>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E7571D"/>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E7571D"/>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E7571D"/>
    <w:pPr>
      <w:ind w:left="176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57082144">
      <w:bodyDiv w:val="1"/>
      <w:marLeft w:val="0"/>
      <w:marRight w:val="0"/>
      <w:marTop w:val="0"/>
      <w:marBottom w:val="0"/>
      <w:divBdr>
        <w:top w:val="none" w:sz="0" w:space="0" w:color="auto"/>
        <w:left w:val="none" w:sz="0" w:space="0" w:color="auto"/>
        <w:bottom w:val="none" w:sz="0" w:space="0" w:color="auto"/>
        <w:right w:val="none" w:sz="0" w:space="0" w:color="auto"/>
      </w:divBdr>
      <w:divsChild>
        <w:div w:id="498496504">
          <w:marLeft w:val="0"/>
          <w:marRight w:val="0"/>
          <w:marTop w:val="0"/>
          <w:marBottom w:val="0"/>
          <w:divBdr>
            <w:top w:val="none" w:sz="0" w:space="0" w:color="auto"/>
            <w:left w:val="none" w:sz="0" w:space="0" w:color="auto"/>
            <w:bottom w:val="none" w:sz="0" w:space="0" w:color="auto"/>
            <w:right w:val="none" w:sz="0" w:space="0" w:color="auto"/>
          </w:divBdr>
          <w:divsChild>
            <w:div w:id="1297443144">
              <w:marLeft w:val="0"/>
              <w:marRight w:val="0"/>
              <w:marTop w:val="0"/>
              <w:marBottom w:val="0"/>
              <w:divBdr>
                <w:top w:val="none" w:sz="0" w:space="0" w:color="auto"/>
                <w:left w:val="none" w:sz="0" w:space="0" w:color="auto"/>
                <w:bottom w:val="none" w:sz="0" w:space="0" w:color="auto"/>
                <w:right w:val="none" w:sz="0" w:space="0" w:color="auto"/>
              </w:divBdr>
              <w:divsChild>
                <w:div w:id="13330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94269">
          <w:marLeft w:val="0"/>
          <w:marRight w:val="0"/>
          <w:marTop w:val="0"/>
          <w:marBottom w:val="0"/>
          <w:divBdr>
            <w:top w:val="none" w:sz="0" w:space="0" w:color="auto"/>
            <w:left w:val="none" w:sz="0" w:space="0" w:color="auto"/>
            <w:bottom w:val="none" w:sz="0" w:space="0" w:color="auto"/>
            <w:right w:val="none" w:sz="0" w:space="0" w:color="auto"/>
          </w:divBdr>
          <w:divsChild>
            <w:div w:id="70394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091269">
      <w:marLeft w:val="0"/>
      <w:marRight w:val="0"/>
      <w:marTop w:val="0"/>
      <w:marBottom w:val="0"/>
      <w:divBdr>
        <w:top w:val="none" w:sz="0" w:space="0" w:color="auto"/>
        <w:left w:val="none" w:sz="0" w:space="0" w:color="auto"/>
        <w:bottom w:val="none" w:sz="0" w:space="0" w:color="auto"/>
        <w:right w:val="none" w:sz="0" w:space="0" w:color="auto"/>
      </w:divBdr>
    </w:div>
    <w:div w:id="1228616477">
      <w:bodyDiv w:val="1"/>
      <w:marLeft w:val="0"/>
      <w:marRight w:val="0"/>
      <w:marTop w:val="0"/>
      <w:marBottom w:val="0"/>
      <w:divBdr>
        <w:top w:val="none" w:sz="0" w:space="0" w:color="auto"/>
        <w:left w:val="none" w:sz="0" w:space="0" w:color="auto"/>
        <w:bottom w:val="none" w:sz="0" w:space="0" w:color="auto"/>
        <w:right w:val="none" w:sz="0" w:space="0" w:color="auto"/>
      </w:divBdr>
      <w:divsChild>
        <w:div w:id="1907641211">
          <w:marLeft w:val="0"/>
          <w:marRight w:val="0"/>
          <w:marTop w:val="0"/>
          <w:marBottom w:val="0"/>
          <w:divBdr>
            <w:top w:val="none" w:sz="0" w:space="0" w:color="auto"/>
            <w:left w:val="none" w:sz="0" w:space="0" w:color="auto"/>
            <w:bottom w:val="none" w:sz="0" w:space="0" w:color="auto"/>
            <w:right w:val="none" w:sz="0" w:space="0" w:color="auto"/>
          </w:divBdr>
          <w:divsChild>
            <w:div w:id="1853762249">
              <w:marLeft w:val="0"/>
              <w:marRight w:val="0"/>
              <w:marTop w:val="0"/>
              <w:marBottom w:val="0"/>
              <w:divBdr>
                <w:top w:val="none" w:sz="0" w:space="0" w:color="auto"/>
                <w:left w:val="none" w:sz="0" w:space="0" w:color="auto"/>
                <w:bottom w:val="none" w:sz="0" w:space="0" w:color="auto"/>
                <w:right w:val="none" w:sz="0" w:space="0" w:color="auto"/>
              </w:divBdr>
            </w:div>
          </w:divsChild>
        </w:div>
        <w:div w:id="1926184567">
          <w:marLeft w:val="0"/>
          <w:marRight w:val="0"/>
          <w:marTop w:val="0"/>
          <w:marBottom w:val="0"/>
          <w:divBdr>
            <w:top w:val="none" w:sz="0" w:space="0" w:color="auto"/>
            <w:left w:val="none" w:sz="0" w:space="0" w:color="auto"/>
            <w:bottom w:val="none" w:sz="0" w:space="0" w:color="auto"/>
            <w:right w:val="none" w:sz="0" w:space="0" w:color="auto"/>
          </w:divBdr>
          <w:divsChild>
            <w:div w:id="2066369501">
              <w:marLeft w:val="0"/>
              <w:marRight w:val="0"/>
              <w:marTop w:val="0"/>
              <w:marBottom w:val="0"/>
              <w:divBdr>
                <w:top w:val="none" w:sz="0" w:space="0" w:color="auto"/>
                <w:left w:val="none" w:sz="0" w:space="0" w:color="auto"/>
                <w:bottom w:val="none" w:sz="0" w:space="0" w:color="auto"/>
                <w:right w:val="none" w:sz="0" w:space="0" w:color="auto"/>
              </w:divBdr>
              <w:divsChild>
                <w:div w:id="177806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776774">
      <w:bodyDiv w:val="1"/>
      <w:marLeft w:val="0"/>
      <w:marRight w:val="0"/>
      <w:marTop w:val="0"/>
      <w:marBottom w:val="0"/>
      <w:divBdr>
        <w:top w:val="none" w:sz="0" w:space="0" w:color="auto"/>
        <w:left w:val="none" w:sz="0" w:space="0" w:color="auto"/>
        <w:bottom w:val="none" w:sz="0" w:space="0" w:color="auto"/>
        <w:right w:val="none" w:sz="0" w:space="0" w:color="auto"/>
      </w:divBdr>
    </w:div>
    <w:div w:id="1995721820">
      <w:bodyDiv w:val="1"/>
      <w:marLeft w:val="0"/>
      <w:marRight w:val="0"/>
      <w:marTop w:val="0"/>
      <w:marBottom w:val="0"/>
      <w:divBdr>
        <w:top w:val="none" w:sz="0" w:space="0" w:color="auto"/>
        <w:left w:val="none" w:sz="0" w:space="0" w:color="auto"/>
        <w:bottom w:val="none" w:sz="0" w:space="0" w:color="auto"/>
        <w:right w:val="none" w:sz="0" w:space="0" w:color="auto"/>
      </w:divBdr>
    </w:div>
    <w:div w:id="2058122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9627dd7-2d8a-470c-bb56-c3dc66934810">
      <Terms xmlns="http://schemas.microsoft.com/office/infopath/2007/PartnerControls"/>
    </lcf76f155ced4ddcb4097134ff3c332f>
    <TaxCatchAll xmlns="37d69820-3fa6-4840-aeff-aa0ef1e4d1c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62BE57765344646BD56F8D87FC61F79" ma:contentTypeVersion="13" ma:contentTypeDescription="Create a new document." ma:contentTypeScope="" ma:versionID="b8e87cc426107fc02f0540804c79afd8">
  <xsd:schema xmlns:xsd="http://www.w3.org/2001/XMLSchema" xmlns:xs="http://www.w3.org/2001/XMLSchema" xmlns:p="http://schemas.microsoft.com/office/2006/metadata/properties" xmlns:ns2="79627dd7-2d8a-470c-bb56-c3dc66934810" xmlns:ns3="37d69820-3fa6-4840-aeff-aa0ef1e4d1ca" targetNamespace="http://schemas.microsoft.com/office/2006/metadata/properties" ma:root="true" ma:fieldsID="a249e496b0a8f0ad777c22221896bbb8" ns2:_="" ns3:_="">
    <xsd:import namespace="79627dd7-2d8a-470c-bb56-c3dc66934810"/>
    <xsd:import namespace="37d69820-3fa6-4840-aeff-aa0ef1e4d1c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27dd7-2d8a-470c-bb56-c3dc66934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c3c8c9f-f0c4-4caa-baf3-6e36a2905563"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7d69820-3fa6-4840-aeff-aa0ef1e4d1c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50010f7-23e0-4455-b985-99c141bdba06}" ma:internalName="TaxCatchAll" ma:showField="CatchAllData" ma:web="37d69820-3fa6-4840-aeff-aa0ef1e4d1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E6B033-3784-4B32-B333-2E0D260F153D}">
  <ds:schemaRefs>
    <ds:schemaRef ds:uri="http://schemas.openxmlformats.org/officeDocument/2006/bibliography"/>
  </ds:schemaRefs>
</ds:datastoreItem>
</file>

<file path=customXml/itemProps2.xml><?xml version="1.0" encoding="utf-8"?>
<ds:datastoreItem xmlns:ds="http://schemas.openxmlformats.org/officeDocument/2006/customXml" ds:itemID="{3F65D1B5-64C5-4C2D-9E21-8E0D9591CDF7}">
  <ds:schemaRefs>
    <ds:schemaRef ds:uri="http://schemas.microsoft.com/office/2006/metadata/properties"/>
    <ds:schemaRef ds:uri="http://schemas.microsoft.com/office/infopath/2007/PartnerControls"/>
    <ds:schemaRef ds:uri="79627dd7-2d8a-470c-bb56-c3dc66934810"/>
    <ds:schemaRef ds:uri="37d69820-3fa6-4840-aeff-aa0ef1e4d1ca"/>
  </ds:schemaRefs>
</ds:datastoreItem>
</file>

<file path=customXml/itemProps3.xml><?xml version="1.0" encoding="utf-8"?>
<ds:datastoreItem xmlns:ds="http://schemas.openxmlformats.org/officeDocument/2006/customXml" ds:itemID="{3BBC1BC5-8DDC-41A1-AFE0-E3AD2FEC49B8}">
  <ds:schemaRefs>
    <ds:schemaRef ds:uri="http://schemas.microsoft.com/sharepoint/v3/contenttype/forms"/>
  </ds:schemaRefs>
</ds:datastoreItem>
</file>

<file path=customXml/itemProps4.xml><?xml version="1.0" encoding="utf-8"?>
<ds:datastoreItem xmlns:ds="http://schemas.openxmlformats.org/officeDocument/2006/customXml" ds:itemID="{D6DCF231-5C40-4A1D-9FF2-80399F4E5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627dd7-2d8a-470c-bb56-c3dc66934810"/>
    <ds:schemaRef ds:uri="37d69820-3fa6-4840-aeff-aa0ef1e4d1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48094c8-480e-400b-91c4-c984b7e20814}" enabled="1" method="Standard" siteId="{a1109567-0815-4e1f-88af-e23555482aaa}"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9</Pages>
  <Words>3870</Words>
  <Characters>22060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Template Master SOP</vt:lpstr>
    </vt:vector>
  </TitlesOfParts>
  <Company/>
  <LinksUpToDate>false</LinksUpToDate>
  <CharactersWithSpaces>25879</CharactersWithSpaces>
  <SharedDoc>false</SharedDoc>
  <HLinks>
    <vt:vector size="6" baseType="variant">
      <vt:variant>
        <vt:i4>1769545</vt:i4>
      </vt:variant>
      <vt:variant>
        <vt:i4>0</vt:i4>
      </vt:variant>
      <vt:variant>
        <vt:i4>0</vt:i4>
      </vt:variant>
      <vt:variant>
        <vt:i4>5</vt:i4>
      </vt:variant>
      <vt:variant>
        <vt:lpwstr>https://tuevsued.sharepoint.com/sites/US-Sharepoint/automation/zohocats/Shared Documents/Forms/AllItems.aspx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Master SOP</dc:title>
  <dc:subject/>
  <dc:creator>Datema, Tjeerd</dc:creator>
  <cp:keywords/>
  <cp:lastModifiedBy>Murphy, Seamus</cp:lastModifiedBy>
  <cp:revision>4</cp:revision>
  <cp:lastPrinted>2025-10-12T18:50:00Z</cp:lastPrinted>
  <dcterms:created xsi:type="dcterms:W3CDTF">2026-07-16T03:11:00Z</dcterms:created>
  <dcterms:modified xsi:type="dcterms:W3CDTF">2026-07-16T03:15:00Z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0x010100C62BE57765344646BD56F8D87FC61F79</vt:lpwstr>
  </property>
  <property fmtid="{D5CDD505-2E9C-101B-9397-08002B2CF9AE}" pid="3" name="MediaServiceImageTags">
    <vt:lpwstr/>
  </property>
  <property fmtid="{D5CDD505-2E9C-101B-9397-08002B2CF9AE}" pid="4" name="docLang">
    <vt:lpwstr>en</vt:lpwstr>
  </property>
</Properties>
</file>